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7B1C0" w14:textId="77777777" w:rsidR="008D7E61" w:rsidRDefault="008D7E61" w:rsidP="008D7E61">
      <w:pPr>
        <w:bidi w:val="0"/>
        <w:spacing w:line="360" w:lineRule="auto"/>
        <w:rPr>
          <w:rFonts w:asciiTheme="minorHAnsi" w:hAnsiTheme="minorHAnsi" w:cstheme="minorHAnsi"/>
          <w:b/>
          <w:sz w:val="24"/>
          <w:szCs w:val="24"/>
        </w:rPr>
      </w:pPr>
      <w:r>
        <w:rPr>
          <w:rFonts w:asciiTheme="minorHAnsi" w:hAnsiTheme="minorHAnsi" w:cstheme="minorHAnsi"/>
          <w:b/>
          <w:bCs/>
          <w:sz w:val="24"/>
          <w:szCs w:val="24"/>
        </w:rPr>
        <w:t>'Freezing' the Peace Process: How Transitional Justice During Interim Stages Shapes Outcomes</w:t>
      </w:r>
    </w:p>
    <w:p w14:paraId="68EB0E88" w14:textId="77777777" w:rsidR="002C7580" w:rsidRPr="00F25793" w:rsidRDefault="00000000" w:rsidP="00AE0FB5">
      <w:pPr>
        <w:bidi w:val="0"/>
        <w:spacing w:line="360" w:lineRule="auto"/>
        <w:rPr>
          <w:rFonts w:asciiTheme="minorHAnsi" w:hAnsiTheme="minorHAnsi" w:cstheme="minorHAnsi"/>
          <w:b/>
          <w:sz w:val="24"/>
          <w:szCs w:val="24"/>
        </w:rPr>
      </w:pPr>
      <w:r>
        <w:rPr>
          <w:rFonts w:asciiTheme="minorHAnsi" w:hAnsiTheme="minorHAnsi" w:cstheme="minorHAnsi"/>
          <w:b/>
          <w:sz w:val="24"/>
          <w:szCs w:val="24"/>
        </w:rPr>
        <w:t>1. Introduction</w:t>
      </w:r>
    </w:p>
    <w:p w14:paraId="1C9953F2" w14:textId="23132716" w:rsidR="00A40C02" w:rsidRPr="00A40C02" w:rsidRDefault="00A40C02" w:rsidP="00A40C02">
      <w:pPr>
        <w:bidi w:val="0"/>
        <w:spacing w:before="280" w:after="280" w:line="360" w:lineRule="auto"/>
        <w:rPr>
          <w:rFonts w:asciiTheme="minorHAnsi" w:hAnsiTheme="minorHAnsi" w:cstheme="minorHAnsi"/>
          <w:sz w:val="24"/>
          <w:szCs w:val="24"/>
        </w:rPr>
      </w:pPr>
      <w:r>
        <w:rPr>
          <w:rFonts w:asciiTheme="minorHAnsi" w:hAnsiTheme="minorHAnsi" w:cstheme="minorHAnsi"/>
          <w:sz w:val="24"/>
          <w:szCs w:val="24"/>
        </w:rPr>
        <w:t xml:space="preserve">Why do some armed conflicts end while others persist indefinitely? Two problems sit at the core of this question in international relations theory. First, the credible commitment problem: parties to a conflict cannot easily verify that an adversary will comply with negotiated terms, making agreement fragile and unstable (Fearon, 1995; Walter, 2002). Second, the bargaining information problem: actors in conflict must make costly concessions to signal genuine resolve and intent, yet observing those signals requires time and a sequence of interactions (Filson &amp; Werner, 2002; Powell, 2006). Both problems are directly implicated in the dynamics of peace processes, extended sequences of partial agreements through which parties gradually build the trust and information needed to reach comprehensive settlement. This paper asks a specific question about these dynamics: which provisions included in the partial agreements that precede a final settlement are most strongly associated with reaching that settlement? Our answer focuses on transitional justice provisions, a category that is both theoretically consequential and practically contested, and we show that mechanisms for dealing with the past like truth commissions, historical inquiries, and official acknowledgment processes, function as particularly effective costly signals that help resolve both the credible commitment and the information problem. These mechanisms are observable, difficult to fake, and carry real costs for the parties who make them, particularly accountability provisions that restrict post-conflict behavior. This framing connects the specific TJ-peace process literature to core debates in IR bargaining theory and gives non-specialist readers a clear entry point into the paper's contribution. The path from initial ceasefire to comprehensive settlement is typically long, fragmented, and uncertain. Negotiators sign partial agreements addressing specific issues such as prisoner releases and ceasefire terms without knowing whether these building blocks will ultimately lead to a final accord or whether the process will collapse before reaching that goal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{"citationID":"THuTcwtD","properties":{"formattedCitation":"(Bell, 2008; Kapshuk, 2021)","plainCitation":"(Bell, 2008; Kapshuk, 2021)","noteIndex":0},"citationItems":[{"id":1101,"uris":["http://zotero.org/users/2419647/items/LI9JDQKW"],"itemData":{"id":1101,"type":"book","ISBN":"978-0-19-922683-2","language":"English","note":"DOI: 10.1093/acprof:oso/9780199226832.001.0001\nDOI: 10.1093/acprof:oso/9780199226832.001.0001","publisher":"Oxford University Press","source":"www.research.ed.ac.uk","title":"On the Law of Peace: Peace Agreements and the Lex Pacificatoria","title-short":"On the Law of Peace","URL":"https://books.google.co.il/books?id=umae3-jR1iYC&amp;printsec=frontcover&amp;dq=On+the+law+of+peace%E2%80%AF:+peace+agreements+and+the+lex+pacificatoria&amp;hl=iw&amp;sa=X&amp;redir_esc=y#v=onepage&amp;q=On%20the%20law%20of%20peace%E2%80%AF%3A%20peace%20agreements%20and%20the%20lex%20pacificatoria&amp;f=false","author":[{"family":"Bell","given":"Christine"}],"accessed":{"date-parts":[["2023",2,28]]},"issued":{"date-parts":[["2008"]]}}},{"id":982,"uris":["http://zotero.org/users/2419647/items/PANBAXMU"],"itemData":{"id":982,"type":"article-journal","abstract":"Within the field of peace and conflict studies, data-production on peace agreements has rapidly increased. One complicated task for scholars and practitioners alike is understanding the relationships between peace agreements and the relationships between agreements and processes. For example, discerning when an agreement establishes continuity with previous agreements and, thus, belongs to the same peace process or when an agreement signals the start of a new peace process is not straightforward. In this study, I highlight what appears to be a fuzzy boundary for categorizing some disciplinary core concepts which, in turn, can cause our data to be unreliable. As a point of comparison, I investigate how two major peace agreement datasets – UCDP Peace Agreement Dataset and PA-X Peace Agreement Dataset  – associate peace agreements with peace processes and find differences and ambiguities with respect to how they are coded in both databases. As a result of such inconsistencies, analyses drawn from these data can have different outputs and lead to misunderstandings about peace processes. Here, I demonstrate the disciplinary need for clearer principles to effectively associate peace agreements with peace processes and then argue for developing a disciplinary standard for the criteria used to operationalize peace processes. Crucially, a standard method for aggregating agreements into processes will facilitate consistent data production across databases.","container-title":"Peace Economics, Peace Science and Public Policy","DOI":"10.1515/peps-2020-0003","ISSN":"1554-8597","issue":"1","language":"en","note":"publisher: De Gruyter\nsection: Peace Economics, Peace Science and Public Policy","page":"3-27","source":"www.degruyter.com","title":"Conceptual Ambiguity in Coding the Categories of Peace Agreement and Peace Process","URL":"https://www.degruyter.com/document/doi/10.1515/peps-2020-0003/html","volume":"27","author":[{"family":"Kapshuk","given":"Yoav"}],"accessed":{"date-parts":[["2021",3,24]]},"issued":{"date-parts":[["2021",2,1]]}}}],"schema":"https://github.com/citation-style-language/schema/raw/master/csl-citation.json"} </w:instrText>
      </w:r>
      <w:r>
        <w:rPr>
          <w:rFonts w:asciiTheme="minorHAnsi" w:hAnsiTheme="minorHAnsi" w:cstheme="minorHAnsi"/>
          <w:sz w:val="24"/>
          <w:szCs w:val="24"/>
        </w:rPr>
        <w:fldChar w:fldCharType="separate"/>
      </w:r>
      <w:r>
        <w:rPr>
          <w:sz w:val="24"/>
        </w:rPr>
        <w:t>(Bell, 2008; Kapshuk, 2021)</w:t>
      </w:r>
      <w:r>
        <w:rPr>
          <w:rFonts w:asciiTheme="minorHAnsi" w:hAnsiTheme="minorHAnsi" w:cstheme="minorHAnsi"/>
          <w:sz w:val="24"/>
          <w:szCs w:val="24"/>
        </w:rPr>
        <w:fldChar w:fldCharType="end"/>
      </w:r>
      <w:r>
        <w:rPr>
          <w:rFonts w:asciiTheme="minorHAnsi" w:hAnsiTheme="minorHAnsi" w:cstheme="minorHAnsi"/>
          <w:sz w:val="24"/>
          <w:szCs w:val="24"/>
        </w:rPr>
        <w:t xml:space="preserve">. This uncertainty raises a </w:t>
      </w:r>
      <w:r>
        <w:rPr>
          <w:rFonts w:asciiTheme="minorHAnsi" w:hAnsiTheme="minorHAnsi" w:cstheme="minorHAnsi"/>
          <w:sz w:val="24"/>
          <w:szCs w:val="24"/>
        </w:rPr>
        <w:lastRenderedPageBreak/>
        <w:t>fundamental question for both scholars and practitioners: What distinguishes the interim stages of peace processes that eventually succeed from those that fail</w:t>
      </w:r>
      <w:r>
        <w:rPr>
          <w:rFonts w:asciiTheme="minorHAnsi" w:hAnsiTheme="minorHAnsi"/>
          <w:sz w:val="24"/>
          <w:szCs w:val="24"/>
          <w:rtl/>
        </w:rPr>
        <w:t>?</w:t>
      </w:r>
    </w:p>
    <w:p w14:paraId="41362AE7" w14:textId="77777777" w:rsidR="00A40C02" w:rsidRPr="00A40C02" w:rsidRDefault="00A40C02" w:rsidP="00B56FC3">
      <w:pPr>
        <w:bidi w:val="0"/>
        <w:spacing w:before="280" w:after="280" w:line="360" w:lineRule="auto"/>
        <w:rPr>
          <w:rFonts w:asciiTheme="minorHAnsi" w:hAnsiTheme="minorHAnsi" w:cstheme="minorHAnsi"/>
          <w:sz w:val="24"/>
          <w:szCs w:val="24"/>
        </w:rPr>
      </w:pPr>
      <w:r>
        <w:rPr>
          <w:rFonts w:asciiTheme="minorHAnsi" w:hAnsiTheme="minorHAnsi" w:cstheme="minorHAnsi"/>
          <w:sz w:val="24"/>
          <w:szCs w:val="24"/>
        </w:rPr>
        <w:t xml:space="preserve">Existing research has made significant progress understanding what makes peace agreements durable once signed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{"citationID":"8CbXQMGI","properties":{"formattedCitation":"(Hartzell &amp; Hoddie, 2003; Walter, 2002)","plainCitation":"(Hartzell &amp; Hoddie, 2003; Walter, 2002)","noteIndex":0},"citationItems":[{"id":585,"uris":["http://zotero.org/users/2419647/items/2U39SJDP"],"itemData":{"id":585,"type":"article-journal","abstract":"This article examines how power-sharing institutions might best be designed to stabilize the transition to enduring peace among former adversaries following the negotiated settlement of civil wars. We identify four different forms of power sharing based on whether the intent of the policy is to share or divide power among rivals along its political, territorial, military, or economic dimension. Employing the statistical methodology of survival analysis to examine the 38 civil wars resolved via the process of negotiations between 1945 and 1998, we find that the more dimensions of power sharing among former combatants specified in a peace agreement the higher is the likelihood that peace will endure. We suggest that this relationship obtains because of the unique capacity of power-sharing institutions to foster a sense of security among former enemies and encourage conditions conducive to a self-enforcing peace.","container-title":"American Journal of Political Science","DOI":"10.1111/1540-5907.00022","ISSN":"1540-5907","issue":"2","language":"en","note":"00386","page":"318-332","source":"Wiley Online Library","title":"Institutionalizing Peace: Power Sharing and Post-Civil War Conflict Management","title-short":"Institutionalizing Peace","URL":"http://onlinelibrary.wiley.com/doi/10.1111/1540-5907.00022/abstract","volume":"47","author":[{"family":"Hartzell","given":"Caroline"},{"family":"Hoddie","given":"Matthew"}],"accessed":{"date-parts":[["2015",10,28]]},"issued":{"date-parts":[["2003",4,1]]}}},{"id":623,"uris":["http://zotero.org/users/2419647/items/B4MEZXCW"],"itemData":{"id":623,"type":"book","abstract":"Why do some civil wars end in successfully implemented peace settlements while others are fought to the finish? Numerous competing theories address this question. Yet not until now has a study combined the historical sweep, empirical richness, and conceptual rigor necessary to put them thoroughly to the test and draw lessons invaluable to students, scholars, and policymakers. Using data on every civil war fought between 1940 and 1992, Barbara Walter details the conditions that lead combatants to partake in what she defines as a three-step process--the decision on whether to initiate negotiations, to compromise, and, finally, to implement any resulting terms. Her key finding: rarely are such conflicts resolved without active third-party intervention. Walter argues that for negotiations to succeed it is not enough for the opposing sides to resolve the underlying issues behind a civil war. Instead the combatants must clear the much higher hurdle of designing credible guarantees on the terms of agreement--something that is difficult without outside assistance. Examining conflicts from Greece to Laos, China to Columbia, Bosnia to Rwanda, Walter confirms just how crucial the prospect of third-party security guarantees and effective power-sharing pacts can be--and that adversaries do, in fact, consider such factors in deciding whether to negotiate or fight. While taking many other variables into account and acknowledging that third parties must also weigh the costs and benefits of involvement in civil war resolution, this study reveals not only how peace is possible, but probable.","ISBN":"978-0-691-08931-7","language":"en","note":"00919","number-of-pages":"218","publisher":"Princeton University Press","source":"Google Books","title":"Committing to Peace: The Successful Settlement of Civil Wars","title-short":"Committing to Peace","author":[{"family":"Walter","given":"Barbara F."}],"issued":{"date-parts":[["2002"]]}}}],"schema":"https://github.com/citation-style-language/schema/raw/master/csl-citation.json"} </w:instrText>
      </w:r>
      <w:r>
        <w:rPr>
          <w:rFonts w:asciiTheme="minorHAnsi" w:hAnsiTheme="minorHAnsi" w:cstheme="minorHAnsi"/>
          <w:sz w:val="24"/>
          <w:szCs w:val="24"/>
        </w:rPr>
        <w:fldChar w:fldCharType="separate"/>
      </w:r>
      <w:r>
        <w:rPr>
          <w:sz w:val="24"/>
        </w:rPr>
        <w:t>(Hartzell &amp; Hoddie, 2003; Walter, 2002)</w:t>
      </w:r>
      <w:r>
        <w:rPr>
          <w:rFonts w:asciiTheme="minorHAnsi" w:hAnsiTheme="minorHAnsi" w:cstheme="minorHAnsi"/>
          <w:sz w:val="24"/>
          <w:szCs w:val="24"/>
        </w:rPr>
        <w:fldChar w:fldCharType="end"/>
      </w:r>
      <w:r>
        <w:rPr>
          <w:rFonts w:asciiTheme="minorHAnsi" w:hAnsiTheme="minorHAnsi" w:cstheme="minorHAnsi"/>
          <w:sz w:val="24"/>
          <w:szCs w:val="24"/>
        </w:rPr>
        <w:t xml:space="preserve">, what provisions are associated with successful conflict termination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{"citationID":"9lMvkvPi","properties":{"formattedCitation":"(Joshi et al., 2015)","plainCitation":"(Joshi et al., 2015)","noteIndex":0},"citationItems":[{"id":104,"uris":["http://zotero.org/users/2419647/items/X4DC76AR"],"itemData":{"id":104,"type":"article-journal","abstract":"This article introduces the Peace Accords Matrix Implementation Dataset (PAM_ID). We present time-series data on the implementation of 51 provisions in 34 comprehensive peace agreements negotiated in civil wars since 1989. We follow the implementation process for up to ten years following the signing of each agreement. The data provide new insights into the types of provisions that are more or less likely to be implemented, how implementation processes unfold over time, how implementation processes relate to one another, and how implementation affects various post-accord outcomes. We outline our coding methodology and case selection, and examine descriptive statistics. We illustrate one potential use of the data by combining eight different provisions into a composite indicator of security sector reform (SSR). A survival analysis finds that implementing security sector reforms contributes to long-term conflict reduction not only between the parties to the accord but also between the government and other non-signatory groups in the same conflict.","container-title":"Journal of Peace Research","DOI":"10.1177/0022343314567486","ISSN":"0022-3433","issue":"4","journalAbbreviation":"Journal of Peace Research","language":"en","page":"551-562","source":"SAGE Journals","title":"Annualized implementation data on comprehensive intrastate peace accords, 1989–2012","URL":"http://dx.doi.org/10.1177/0022343314567486","volume":"52","author":[{"family":"Joshi","given":"Madhav"},{"family":"Quinn","given":"Jason Michael"},{"family":"Regan","given":"Patrick M"}],"issued":{"date-parts":[["2015",7,1]]}}}],"schema":"https://github.com/citation-style-language/schema/raw/master/csl-citation.json"} </w:instrText>
      </w:r>
      <w:r>
        <w:rPr>
          <w:rFonts w:asciiTheme="minorHAnsi" w:hAnsiTheme="minorHAnsi" w:cstheme="minorHAnsi"/>
          <w:sz w:val="24"/>
          <w:szCs w:val="24"/>
        </w:rPr>
        <w:fldChar w:fldCharType="separate"/>
      </w:r>
      <w:r>
        <w:rPr>
          <w:sz w:val="24"/>
        </w:rPr>
        <w:t>(Joshi et al., 2015)</w:t>
      </w:r>
      <w:r>
        <w:rPr>
          <w:rFonts w:asciiTheme="minorHAnsi" w:hAnsiTheme="minorHAnsi" w:cstheme="minorHAnsi"/>
          <w:sz w:val="24"/>
          <w:szCs w:val="24"/>
        </w:rPr>
        <w:fldChar w:fldCharType="end"/>
      </w:r>
      <w:r>
        <w:rPr>
          <w:rFonts w:asciiTheme="minorHAnsi" w:hAnsiTheme="minorHAnsi" w:cstheme="minorHAnsi"/>
          <w:sz w:val="24"/>
          <w:szCs w:val="24"/>
        </w:rPr>
        <w:t xml:space="preserve">, and how agreement design affects implementation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{"citationID":"RGWPVAfr","properties":{"formattedCitation":"(Mattes &amp; Savun, 2009)","plainCitation":"(Mattes &amp; Savun, 2009)","noteIndex":0},"citationItems":[{"id":1096,"uris":["http://zotero.org/users/2419647/items/KX7FWXI8"],"itemData":{"id":1096,"type":"article-journal","container-title":"International Studies Quarterly","DOI":"10.1111/j.1468-2478.2009.00554.x","ISSN":"00208833","issue":"3","language":"en","note":"00000","page":"737-759","source":"CrossRef","title":"Fostering Peace After Civil War: Commitment Problems and Agreement Design","title-short":"Fostering Peace After Civil War","URL":"http://isq.oxfordjournals.org/cgi/doi/10.1111/j.1468-2478.2009.00554.x","volume":"53","author":[{"family":"Mattes","given":"Michaela"},{"family":"Savun","given":"Burcu"}],"accessed":{"date-parts":[["2016",6,29]]},"issued":{"date-parts":[["2009",9]]}}}],"schema":"https://github.com/citation-style-language/schema/raw/master/csl-citation.json"} </w:instrText>
      </w:r>
      <w:r>
        <w:rPr>
          <w:rFonts w:asciiTheme="minorHAnsi" w:hAnsiTheme="minorHAnsi" w:cstheme="minorHAnsi"/>
          <w:sz w:val="24"/>
          <w:szCs w:val="24"/>
        </w:rPr>
        <w:fldChar w:fldCharType="separate"/>
      </w:r>
      <w:r>
        <w:rPr>
          <w:sz w:val="24"/>
        </w:rPr>
        <w:t>(Mattes &amp; Savun, 2009)</w:t>
      </w:r>
      <w:r>
        <w:rPr>
          <w:rFonts w:asciiTheme="minorHAnsi" w:hAnsiTheme="minorHAnsi" w:cstheme="minorHAnsi"/>
          <w:sz w:val="24"/>
          <w:szCs w:val="24"/>
        </w:rPr>
        <w:fldChar w:fldCharType="end"/>
      </w:r>
      <w:r>
        <w:rPr>
          <w:rFonts w:asciiTheme="minorHAnsi" w:hAnsiTheme="minorHAnsi" w:cstheme="minorHAnsi"/>
          <w:sz w:val="24"/>
          <w:szCs w:val="24"/>
        </w:rPr>
        <w:t xml:space="preserve">. However, this scholarship predominantly analyzes agreements as discrete events, examining each accord in isolation rather than as part of a broader negotiation trajectory. This agreement-level focus, while valuable, cannot adequately address questions about sequencing, momentum, and cumulative effects. These are precisely the dynamics that negotiators must navigate as they move from one partial agreement to the next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{"citationID":"KqoM2mom","properties":{"formattedCitation":"(Kapshuk, 2021)","plainCitation":"(Kapshuk, 2021)","noteIndex":0},"citationItems":[{"id":982,"uris":["http://zotero.org/users/2419647/items/PANBAXMU"],"itemData":{"id":982,"type":"article-journal","abstract":"Within the field of peace and conflict studies, data-production on peace agreements has rapidly increased. One complicated task for scholars and practitioners alike is understanding the relationships between peace agreements and the relationships between agreements and processes. For example, discerning when an agreement establishes continuity with previous agreements and, thus, belongs to the same peace process or when an agreement signals the start of a new peace process is not straightforward. In this study, I highlight what appears to be a fuzzy boundary for categorizing some disciplinary core concepts which, in turn, can cause our data to be unreliable. As a point of comparison, I investigate how two major peace agreement datasets – UCDP Peace Agreement Dataset and PA-X Peace Agreement Dataset  – associate peace agreements with peace processes and find differences and ambiguities with respect to how they are coded in both databases. As a result of such inconsistencies, analyses drawn from these data can have different outputs and lead to misunderstandings about peace processes. Here, I demonstrate the disciplinary need for clearer principles to effectively associate peace agreements with peace processes and then argue for developing a disciplinary standard for the criteria used to operationalize peace processes. Crucially, a standard method for aggregating agreements into processes will facilitate consistent data production across databases.","container-title":"Peace Economics, Peace Science and Public Policy","DOI":"10.1515/peps-2020-0003","ISSN":"1554-8597","issue":"1","language":"en","note":"publisher: De Gruyter\nsection: Peace Economics, Peace Science and Public Policy","page":"3-27","source":"www.degruyter.com","title":"Conceptual Ambiguity in Coding the Categories of Peace Agreement and Peace Process","URL":"https://www.degruyter.com/document/doi/10.1515/peps-2020-0003/html","volume":"27","author":[{"family":"Kapshuk","given":"Yoav"}],"accessed":{"date-parts":[["2021",3,24]]},"issued":{"date-parts":[["2021",2,1]]}}}],"schema":"https://github.com/citation-style-language/schema/raw/master/csl-citation.json"} </w:instrText>
      </w:r>
      <w:r>
        <w:rPr>
          <w:rFonts w:asciiTheme="minorHAnsi" w:hAnsiTheme="minorHAnsi" w:cstheme="minorHAnsi"/>
          <w:sz w:val="24"/>
          <w:szCs w:val="24"/>
        </w:rPr>
        <w:fldChar w:fldCharType="separate"/>
      </w:r>
      <w:r>
        <w:rPr>
          <w:sz w:val="24"/>
        </w:rPr>
        <w:t>(Kapshuk, 2021)</w:t>
      </w:r>
      <w:r>
        <w:rPr>
          <w:rFonts w:asciiTheme="minorHAnsi" w:hAnsiTheme="minorHAnsi" w:cstheme="minorHAnsi"/>
          <w:sz w:val="24"/>
          <w:szCs w:val="24"/>
        </w:rPr>
        <w:fldChar w:fldCharType="end"/>
      </w:r>
      <w:r>
        <w:rPr>
          <w:rFonts w:asciiTheme="minorHAnsi" w:hAnsiTheme="minorHAnsi"/>
          <w:sz w:val="24"/>
          <w:szCs w:val="24"/>
          <w:rtl/>
        </w:rPr>
        <w:t>.</w:t>
      </w:r>
    </w:p>
    <w:p w14:paraId="5618BE67" w14:textId="21C3FC81" w:rsidR="00A40C02" w:rsidRDefault="00A40C02" w:rsidP="00A40C02">
      <w:pPr>
        <w:bidi w:val="0"/>
        <w:spacing w:before="280" w:after="280" w:line="360" w:lineRule="auto"/>
        <w:rPr>
          <w:rFonts w:asciiTheme="minorHAnsi" w:hAnsiTheme="minorHAnsi" w:cstheme="minorHAnsi"/>
          <w:sz w:val="24"/>
          <w:szCs w:val="24"/>
        </w:rPr>
      </w:pPr>
      <w:r>
        <w:rPr>
          <w:rFonts w:asciiTheme="minorHAnsi" w:hAnsiTheme="minorHAnsi" w:cstheme="minorHAnsi"/>
          <w:sz w:val="24"/>
          <w:szCs w:val="24"/>
        </w:rPr>
        <w:t>The limitation is not merely analytical but also temporal. Most studies employ what we might call retrospective lens. They examine agreements after processes have concluded, knowing which succeeded and which failed. In methodological terms, this constitutes selection on the dependent variable: by focusing on processes that produced comprehensive agreements and treating those processes’ characteristics as the object of study, the literature may systematically mischaracterize what interim-stage decisions actually contribute to success. This introduces hindsight bias. When analyzing a comprehensive peace agreement, we naturally see preceding partial agreements as steps toward that known outcome. But negotiators operating in the midst of a process lack this hindsight. They must decide which issues to address, which provisions to include, and which concessions to make without knowing whether their efforts will culminate in comprehensive settlement or end in stalemate.</w:t>
      </w:r>
    </w:p>
    <w:p w14:paraId="0E4D5122" w14:textId="77777777" w:rsidR="00C3181E" w:rsidRPr="00C3181E" w:rsidRDefault="00C3181E" w:rsidP="00C3181E">
      <w:pPr>
        <w:bidi w:val="0"/>
        <w:spacing w:before="280" w:after="280" w:line="360" w:lineRule="auto"/>
        <w:rPr>
          <w:rFonts w:asciiTheme="minorHAnsi" w:hAnsiTheme="minorHAnsi" w:cstheme="minorHAnsi"/>
          <w:sz w:val="24"/>
          <w:szCs w:val="24"/>
        </w:rPr>
      </w:pPr>
      <w:r>
        <w:rPr>
          <w:rFonts w:asciiTheme="minorHAnsi" w:hAnsiTheme="minorHAnsi" w:cstheme="minorHAnsi"/>
          <w:sz w:val="24"/>
          <w:szCs w:val="24"/>
        </w:rPr>
        <w:t xml:space="preserve">This paper addresses both limitations by introducing a process-level approach combined with temporal freezing. We shift the unit of analysis from individual agreements to entire peace processes, allowing us to examine how sequences of agreements unfold. More importantly, we freeze the analytical perspective at the point of partial agreements, excluding all information from comprehensive accords </w:t>
      </w:r>
      <w:r>
        <w:rPr>
          <w:rFonts w:asciiTheme="minorHAnsi" w:hAnsiTheme="minorHAnsi" w:cstheme="minorHAnsi"/>
          <w:sz w:val="24"/>
          <w:szCs w:val="24"/>
        </w:rPr>
        <w:lastRenderedPageBreak/>
        <w:t>to simulate the real-time uncertainty negotiators face. This methodological intervention enables us to ask a critical question: Based solely on what has been agreed during interim stages, what predicts whether a peace process will achieve comprehensive settlement</w:t>
      </w:r>
      <w:r>
        <w:rPr>
          <w:rFonts w:asciiTheme="minorHAnsi" w:hAnsiTheme="minorHAnsi"/>
          <w:sz w:val="24"/>
          <w:szCs w:val="24"/>
          <w:rtl/>
        </w:rPr>
        <w:t>?</w:t>
      </w:r>
    </w:p>
    <w:p w14:paraId="472E456A" w14:textId="77777777" w:rsidR="00C3181E" w:rsidRPr="00C3181E" w:rsidRDefault="00C3181E" w:rsidP="00C3181E">
      <w:pPr>
        <w:bidi w:val="0"/>
        <w:spacing w:before="280" w:after="280" w:line="360" w:lineRule="auto"/>
        <w:rPr>
          <w:rFonts w:asciiTheme="minorHAnsi" w:hAnsiTheme="minorHAnsi" w:cstheme="minorHAnsi"/>
          <w:sz w:val="24"/>
          <w:szCs w:val="24"/>
        </w:rPr>
      </w:pPr>
      <w:r>
        <w:rPr>
          <w:rFonts w:asciiTheme="minorHAnsi" w:hAnsiTheme="minorHAnsi" w:cstheme="minorHAnsi"/>
          <w:sz w:val="24"/>
          <w:szCs w:val="24"/>
        </w:rPr>
        <w:t xml:space="preserve">We apply this approach to a particularly contentious and theoretically significant domain: transitional justice (TJ) provisions. The question of whether and how to address past atrocities during peace negotiations sits at the heart of one of peacemaking's core dilemmas, often characterized as the tension between peace and justice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{"citationID":"yPXkvZzK","properties":{"formattedCitation":"(Kapshuk &amp; Jamal, 2020; Snyder &amp; Vinjamuri, 2006; Sriram, 2007)","plainCitation":"(Kapshuk &amp; Jamal, 2020; Snyder &amp; Vinjamuri, 2006; Sriram, 2007)","noteIndex":0},"citationItems":[{"id":1048,"uris":["http://zotero.org/users/2419647/items/S37UKZCK"],"itemData":{"id":1048,"type":"article-journal","abstract":"This article uses a new data set of 72 peace processes worldwide to examine if material and symbolic aspects of transitional justice (TJ) are correlated with peace processes ending in full (comprehensive) peace agreements. Based on models of multivariate analysis, we found that symbolic elements—truth and reconciliation—are less salient in partial peace agreements but very salient in full agreements. When comparing material and symbolic elements of TJ and the ramifications of their integration into peace processes, we found that the symbolic elements of TJ—but not the material elements of TJ—correlate with peace processes that end in a full peace agreement. Based on these findings, we argue that, contrary to most theoretical literature, negotiating on issues of truth and reconciliation are not an obstacle to ending armed conflicts by achieving full peace agreements. (PsycInfo Database Record (c) 2020 APA, all rights reserved)","container-title":"Peace and Conflict: Journal of Peace Psychology","DOI":"10.1037/pac0000454","ISSN":"1532-7949(Electronic),1078-1919(Print)","issue":"4","note":"publisher-place: US\npublisher: Educational Publishing Foundation","page":"460-465","source":"APA PsycNET","title":"The salience of symbolic and material elements of transitional justice in peace processes","volume":"26","author":[{"family":"Kapshuk","given":"Yoav"},{"family":"Jamal","given":"Amal"}],"issued":{"date-parts":[["2020"]]}}},{"id":400,"uris":["http://zotero.org/users/2419647/items/MUKEIZWW"],"itemData":{"id":400,"type":"article-journal","note":"00339","source":"Google Scholar","title":"Trials and errors: principle and pragmatism in strategies of international justice","title-short":"Trials and errors","URL":"http://www.mitpressjournals.org/doi/pdf/10.1162/016228803773100066","author":[{"family":"Snyder","given":"Jack"},{"family":"Vinjamuri","given":"Leslie"}],"accessed":{"date-parts":[["2015",6,14]]},"issued":{"date-parts":[["2006"]]}}},{"id":433,"uris":["http://zotero.org/users/2419647/items/R5VII6H2"],"itemData":{"id":433,"type":"article-journal","container-title":"Global Society","DOI":"10.1080/13600820701562843","ISSN":"1360-0826, 1469-798X","issue":"4","language":"en","note":"00058","page":"579-591","source":"CrossRef","title":"Justice as Peace? Liberal Peacebuilding and Strategies of Transitional Justice","title-short":"Justice as Peace?","URL":"http://www.tandfonline.com/doi/abs/10.1080/13600820701562843","volume":"21","author":[{"family":"Sriram","given":"Chandra"}],"accessed":{"date-parts":[["2015",6,14]]},"issued":{"date-parts":[["2007",10]]}}}],"schema":"https://github.com/citation-style-language/schema/raw/master/csl-citation.json"} </w:instrText>
      </w:r>
      <w:r>
        <w:rPr>
          <w:rFonts w:asciiTheme="minorHAnsi" w:hAnsiTheme="minorHAnsi" w:cstheme="minorHAnsi"/>
          <w:sz w:val="24"/>
          <w:szCs w:val="24"/>
        </w:rPr>
        <w:fldChar w:fldCharType="separate"/>
      </w:r>
      <w:r>
        <w:rPr>
          <w:sz w:val="24"/>
        </w:rPr>
        <w:t>(Kapshuk &amp; Jamal, 2020; Snyder &amp; Vinjamuri, 2006; Sriram, 2007)</w:t>
      </w:r>
      <w:r>
        <w:rPr>
          <w:rFonts w:asciiTheme="minorHAnsi" w:hAnsiTheme="minorHAnsi" w:cstheme="minorHAnsi"/>
          <w:sz w:val="24"/>
          <w:szCs w:val="24"/>
        </w:rPr>
        <w:fldChar w:fldCharType="end"/>
      </w:r>
      <w:r>
        <w:rPr>
          <w:rFonts w:asciiTheme="minorHAnsi" w:hAnsiTheme="minorHAnsi" w:cstheme="minorHAnsi"/>
          <w:sz w:val="24"/>
          <w:szCs w:val="24"/>
        </w:rPr>
        <w:t>. Should negotiators prioritize ending violence quickly, even if that requires amnesty or silence about past crimes? Or must sustainable peace rest on accountability, truth-telling, and addressing victims' grievances, even if raising these issues risks alienating perpetrators and prolonging negotiations</w:t>
      </w:r>
      <w:r>
        <w:rPr>
          <w:rFonts w:asciiTheme="minorHAnsi" w:hAnsiTheme="minorHAnsi"/>
          <w:sz w:val="24"/>
          <w:szCs w:val="24"/>
          <w:rtl/>
        </w:rPr>
        <w:t>?</w:t>
      </w:r>
    </w:p>
    <w:p w14:paraId="5529D8F6" w14:textId="77777777" w:rsidR="00C3181E" w:rsidRPr="00C3181E" w:rsidRDefault="00C3181E" w:rsidP="004F4101">
      <w:pPr>
        <w:bidi w:val="0"/>
        <w:spacing w:before="280" w:after="280" w:line="360" w:lineRule="auto"/>
        <w:rPr>
          <w:rFonts w:asciiTheme="minorHAnsi" w:hAnsiTheme="minorHAnsi" w:cstheme="minorHAnsi"/>
          <w:sz w:val="24"/>
          <w:szCs w:val="24"/>
        </w:rPr>
      </w:pPr>
      <w:r>
        <w:rPr>
          <w:rFonts w:asciiTheme="minorHAnsi" w:hAnsiTheme="minorHAnsi" w:cstheme="minorHAnsi"/>
          <w:sz w:val="24"/>
          <w:szCs w:val="24"/>
        </w:rPr>
        <w:t xml:space="preserve">This normative debate has theoretical implications for understanding peace process dynamics. If early commitment to justice mechanisms signals genuine transformation and builds legitimacy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{"citationID":"pXr8PtEi","properties":{"formattedCitation":"(Olsen et al., 2010)","plainCitation":"(Olsen et al., 2010)","noteIndex":0},"citationItems":[{"id":232,"uris":["http://zotero.org/users/2419647/items/2QV9ZAZ4"],"itemData":{"id":232,"type":"article-journal","abstract":"This article presents a new dataset of transitional justice mechanisms utilized worldwide from 1970—2007. These data complement the growing body of quantitative and comparative analyses of transitional justice. This article summarizes three important contributions made by the dataset. First, it includes five transitional justice mechanisms (trials, truth commissions, amnesties, reparations, and lustration policies), allowing scholars to avoid many of the methodological errors committed by performing single-mechanism studies. Second, it provides an expanded sample, both temporally and geographically, to facilitate greater comparative and policy impact. Third, the dataset enables scholars to analyze transitional justice across a variety of political contexts, including democratic transitions and civil wars. These data illuminate a new set of general trends and patterns in the implementation of transitional justice worldwide. The findings show that countries adopt amnesties more often than other mechanisms. They predominantly grant them in the context of civil war and to opponents of the state, rather than state agents. Courts rarely prosecute those currently in power for human rights violations. In civil war settings, rebels, rather than state actors, face trials. In post-authoritarian settings, courts try former authoritarian actors, but do not address crimes committed by the opposition to authoritarian rule. The dataset also reveals regional patterns of mechanism usage. Trials, lustration policies, and reparations occur most often in Europe. Non-European countries more frequently adopt truth commissions and amnesties than do their European counterparts, with a particularly high number of amnesties granted in Latin America.","container-title":"Journal of Peace Research","DOI":"10.1177/0022343310382205","ISSN":"0022-3433, 1460-3578","issue":"6","journalAbbreviation":"Journal of Peace Research","language":"en","note":"00018","page":"803-809","source":"jpr.sagepub.com","title":"Transitional justice in the world, 1970-2007: Insights from a new dataset","title-short":"Transitional justice in the world, 1970-2007","URL":"http://jpr.sagepub.com/content/47/6/803","volume":"47","author":[{"family":"Olsen","given":"Tricia D."},{"family":"Payne","given":"Leigh A."},{"family":"Reiter","given":"Andrew G."}],"accessed":{"date-parts":[["2015",5,6]]},"issued":{"date-parts":[["2010",11,1]]}}}],"schema":"https://github.com/citation-style-language/schema/raw/master/csl-citation.json"} </w:instrText>
      </w:r>
      <w:r>
        <w:rPr>
          <w:rFonts w:asciiTheme="minorHAnsi" w:hAnsiTheme="minorHAnsi" w:cstheme="minorHAnsi"/>
          <w:sz w:val="24"/>
          <w:szCs w:val="24"/>
        </w:rPr>
        <w:fldChar w:fldCharType="separate"/>
      </w:r>
      <w:r>
        <w:rPr>
          <w:sz w:val="24"/>
        </w:rPr>
        <w:t>(Olsen et al., 2010)</w:t>
      </w:r>
      <w:r>
        <w:rPr>
          <w:rFonts w:asciiTheme="minorHAnsi" w:hAnsiTheme="minorHAnsi" w:cstheme="minorHAnsi"/>
          <w:sz w:val="24"/>
          <w:szCs w:val="24"/>
        </w:rPr>
        <w:fldChar w:fldCharType="end"/>
      </w:r>
      <w:r>
        <w:rPr>
          <w:rFonts w:asciiTheme="minorHAnsi" w:hAnsiTheme="minorHAnsi" w:cstheme="minorHAnsi"/>
          <w:sz w:val="24"/>
          <w:szCs w:val="24"/>
        </w:rPr>
        <w:t xml:space="preserve">, then including TJ provisions during partial stages should predict successful progression toward comprehensive settlement. Conversely, if justice demands provoke spoilers and harden positions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{"citationID":"bZLdAsqZ","properties":{"formattedCitation":"(Stedman, 1997)","plainCitation":"(Stedman, 1997)","noteIndex":0},"citationItems":[{"id":539,"uris":["http://zotero.org/users/2419647/items/5Z38DXXF"],"itemData":{"id":539,"type":"article-journal","container-title":"International Security","ISSN":"1531-4804","issue":"2","note":"01269","page":"5-53","source":"muse.jhu.edu","title":"Spoiler Problems in Peace Processes","URL":"https://muse.jhu.edu/article/446837","volume":"22","author":[{"family":"Stedman","given":"Stephen John"}],"accessed":{"date-parts":[["2016",6,29]]},"issued":{"date-parts":[["1997"]]}}}],"schema":"https://github.com/citation-style-language/schema/raw/master/csl-citation.json"} </w:instrText>
      </w:r>
      <w:r>
        <w:rPr>
          <w:rFonts w:asciiTheme="minorHAnsi" w:hAnsiTheme="minorHAnsi" w:cstheme="minorHAnsi"/>
          <w:sz w:val="24"/>
          <w:szCs w:val="24"/>
        </w:rPr>
        <w:fldChar w:fldCharType="separate"/>
      </w:r>
      <w:r>
        <w:rPr>
          <w:sz w:val="24"/>
        </w:rPr>
        <w:t>(Stedman, 1997)</w:t>
      </w:r>
      <w:r>
        <w:rPr>
          <w:rFonts w:asciiTheme="minorHAnsi" w:hAnsiTheme="minorHAnsi" w:cstheme="minorHAnsi"/>
          <w:sz w:val="24"/>
          <w:szCs w:val="24"/>
        </w:rPr>
        <w:fldChar w:fldCharType="end"/>
      </w:r>
      <w:r>
        <w:rPr>
          <w:rFonts w:asciiTheme="minorHAnsi" w:hAnsiTheme="minorHAnsi" w:cstheme="minorHAnsi"/>
          <w:sz w:val="24"/>
          <w:szCs w:val="24"/>
        </w:rPr>
        <w:t>, then TJ provisions might correlate with process failure. Moreover, TJ is not monolithic. It encompasses diverse mechanisms ranging from confidence-building measures such as prisoner releases to potentially threatening provisions such as vetting and prosecutions. Different mechanisms may play different roles in enabling or derailing peace process progression</w:t>
      </w:r>
      <w:r>
        <w:rPr>
          <w:rFonts w:asciiTheme="minorHAnsi" w:hAnsiTheme="minorHAnsi"/>
          <w:sz w:val="24"/>
          <w:szCs w:val="24"/>
          <w:rtl/>
        </w:rPr>
        <w:t>.</w:t>
      </w:r>
    </w:p>
    <w:p w14:paraId="41752CF5" w14:textId="77777777" w:rsidR="00C3181E" w:rsidRPr="00C3181E" w:rsidRDefault="00C3181E" w:rsidP="00C3181E">
      <w:pPr>
        <w:bidi w:val="0"/>
        <w:spacing w:before="280" w:after="280" w:line="360" w:lineRule="auto"/>
        <w:rPr>
          <w:rFonts w:asciiTheme="minorHAnsi" w:hAnsiTheme="minorHAnsi" w:cstheme="minorHAnsi"/>
          <w:sz w:val="24"/>
          <w:szCs w:val="24"/>
        </w:rPr>
      </w:pPr>
      <w:r>
        <w:rPr>
          <w:rFonts w:asciiTheme="minorHAnsi" w:hAnsiTheme="minorHAnsi" w:cstheme="minorHAnsi"/>
          <w:sz w:val="24"/>
          <w:szCs w:val="24"/>
        </w:rPr>
        <w:t xml:space="preserve">We theorize four specific mechanisms through which TJ provisions during interim stages might facilitate comprehensive settlement. Prisoner releases function as confidence-building measures, generating trust through costly signals while delivering tangible benefits (McEvoy, 1998; Lehrs, 2015). Victim provisions build legitimacy by addressing grievances and creating societal support necessary for sustainable agreements (Jamar &amp; Bell, 2019). Reconciliation measures repair social relationships damaged by conflict, reducing divisions that might fuel spoilers or </w:t>
      </w:r>
      <w:r>
        <w:rPr>
          <w:rFonts w:asciiTheme="minorHAnsi" w:hAnsiTheme="minorHAnsi" w:cstheme="minorHAnsi"/>
          <w:sz w:val="24"/>
          <w:szCs w:val="24"/>
        </w:rPr>
        <w:lastRenderedPageBreak/>
        <w:t>impede implementation (Bar-Tal &amp; Bennink, 2004). Mechanisms for dealing with the past, such as truth commissions and acknowledgment processes, balance accountability with political feasibility. They establish principles of justice without immediately threatening negotiators (Chapman &amp; Ball, 2001; Hayner, 2010)</w:t>
      </w:r>
      <w:r>
        <w:rPr>
          <w:rFonts w:asciiTheme="minorHAnsi" w:hAnsiTheme="minorHAnsi"/>
          <w:sz w:val="24"/>
          <w:szCs w:val="24"/>
          <w:rtl/>
        </w:rPr>
        <w:t>.</w:t>
      </w:r>
    </w:p>
    <w:p w14:paraId="474A99CE" w14:textId="62874222" w:rsidR="00C3181E" w:rsidRPr="00C3181E" w:rsidRDefault="00C3181E" w:rsidP="00C3181E">
      <w:pPr>
        <w:bidi w:val="0"/>
        <w:spacing w:before="280" w:after="280" w:line="360" w:lineRule="auto"/>
        <w:rPr>
          <w:rFonts w:asciiTheme="minorHAnsi" w:hAnsiTheme="minorHAnsi" w:cstheme="minorHAnsi"/>
          <w:sz w:val="24"/>
          <w:szCs w:val="24"/>
        </w:rPr>
      </w:pPr>
      <w:r>
        <w:rPr>
          <w:rFonts w:asciiTheme="minorHAnsi" w:hAnsiTheme="minorHAnsi" w:cstheme="minorHAnsi"/>
          <w:sz w:val="24"/>
          <w:szCs w:val="24"/>
        </w:rPr>
        <w:t>Our contribution is threefold. Theoretically, we develop expectations about how specific interim commitments function as mechanisms facilitating or impeding the transition from partial to comprehensive agreements, contributing to debates about peace versus justice and to the background motivation for sequencing research. While acknowledging that our method identifies which provisions predict success, not when they should appear. Methodologically, we introduce a temporal freezing procedure applied to the PA-X Peace Agreements Database, restructuring it into a process-level analytical dataset (PP-X). The methodological value lies in the freezing logic itself, ensuring predictors reflect only pre-outcome information, not in the reorganization of an existing dataset per se. The detailed coding procedures are reported in the Online Methodological Appendix. Empirically, we analyze 150 peace processes using Random Forest and logistic regression, identifying which TJ provisions during interim stages are most strongly associated with achieving comprehensive settlements</w:t>
      </w:r>
      <w:r>
        <w:rPr>
          <w:rFonts w:asciiTheme="minorHAnsi" w:hAnsiTheme="minorHAnsi"/>
          <w:sz w:val="24"/>
          <w:szCs w:val="24"/>
          <w:rtl/>
        </w:rPr>
        <w:t>.</w:t>
      </w:r>
    </w:p>
    <w:p w14:paraId="13FB55C5" w14:textId="77777777" w:rsidR="00C3181E" w:rsidRPr="00C3181E" w:rsidRDefault="00C3181E" w:rsidP="00C3181E">
      <w:pPr>
        <w:bidi w:val="0"/>
        <w:spacing w:before="280" w:after="280" w:line="360" w:lineRule="auto"/>
        <w:rPr>
          <w:rFonts w:asciiTheme="minorHAnsi" w:hAnsiTheme="minorHAnsi" w:cstheme="minorHAnsi"/>
          <w:sz w:val="24"/>
          <w:szCs w:val="24"/>
        </w:rPr>
      </w:pPr>
      <w:r>
        <w:rPr>
          <w:rFonts w:asciiTheme="minorHAnsi" w:hAnsiTheme="minorHAnsi" w:cstheme="minorHAnsi"/>
          <w:sz w:val="24"/>
          <w:szCs w:val="24"/>
        </w:rPr>
        <w:t>Our findings provide strong support for mechanisms dealing with the past as the most robust predictor of comprehensive settlement. Provisions establishing truth commissions, historical inquiries, or acknowledgment processes show consistent positive associations with success across all models. Other provisions including prisoner release, victim measures, and reconciliation show positive associations individually but lose independent significance when mechanisms for the past are included. This suggests complementary or interactive effects. These patterns contribute to theoretical debates by indicating that the relationship between peace and justice depends on which mechanisms are employed and when. Truth-telling and acknowledgment during interim stages appear conducive rather than obstructive to reaching settlement</w:t>
      </w:r>
      <w:r>
        <w:rPr>
          <w:rFonts w:asciiTheme="minorHAnsi" w:hAnsiTheme="minorHAnsi"/>
          <w:sz w:val="24"/>
          <w:szCs w:val="24"/>
          <w:rtl/>
        </w:rPr>
        <w:t>.</w:t>
      </w:r>
    </w:p>
    <w:p w14:paraId="2C16298E" w14:textId="77777777" w:rsidR="00A40C02" w:rsidRDefault="00C3181E" w:rsidP="00C3181E">
      <w:pPr>
        <w:bidi w:val="0"/>
        <w:spacing w:before="280" w:after="280" w:line="360" w:lineRule="auto"/>
        <w:rPr>
          <w:rFonts w:asciiTheme="minorHAnsi" w:hAnsiTheme="minorHAnsi" w:cstheme="minorHAnsi"/>
          <w:sz w:val="24"/>
          <w:szCs w:val="24"/>
        </w:rPr>
      </w:pPr>
      <w:r>
        <w:rPr>
          <w:rFonts w:asciiTheme="minorHAnsi" w:hAnsiTheme="minorHAnsi" w:cstheme="minorHAnsi"/>
          <w:sz w:val="24"/>
          <w:szCs w:val="24"/>
        </w:rPr>
        <w:lastRenderedPageBreak/>
        <w:t>The paper proceeds as follows. Section 2 develops our theoretical framework, explaining why process-level analysis with temporal freezing offers analytical leverage on sequencing questions. We then articulate specific mechanisms through which TJ provisions might influence peace process trajectories. Section 3 describes construction of the PP-X dataset and our temporal freezing methodology. Section 4 presents descriptive statistics. Section 5 reports our analytical approach and findings. Section 6 discusses implications for theory and practice. Section 7 concludes.</w:t>
      </w:r>
    </w:p>
    <w:p w14:paraId="6944EEE5" w14:textId="77777777" w:rsidR="002C7580" w:rsidRPr="00F25793" w:rsidRDefault="00000000" w:rsidP="00AE0FB5">
      <w:pPr>
        <w:bidi w:val="0"/>
        <w:spacing w:after="0" w:line="360" w:lineRule="auto"/>
        <w:rPr>
          <w:rFonts w:asciiTheme="minorHAnsi" w:eastAsia="Times New Roman" w:hAnsiTheme="minorHAnsi" w:cstheme="minorHAnsi"/>
          <w:b/>
          <w:sz w:val="24"/>
          <w:szCs w:val="24"/>
        </w:rPr>
      </w:pPr>
      <w:bookmarkStart w:id="0" w:name="_heading=h.g84dl54gwivi" w:colFirst="0" w:colLast="0"/>
      <w:bookmarkEnd w:id="0"/>
      <w:r>
        <w:rPr>
          <w:rFonts w:asciiTheme="minorHAnsi" w:eastAsia="Times New Roman" w:hAnsiTheme="minorHAnsi" w:cstheme="minorHAnsi"/>
          <w:b/>
          <w:sz w:val="24"/>
          <w:szCs w:val="24"/>
        </w:rPr>
        <w:t>2. The Mechanism of Peace Process Progression and the importance of transitional justice</w:t>
      </w:r>
    </w:p>
    <w:p w14:paraId="148DBDE1" w14:textId="77777777" w:rsidR="00DC2D69" w:rsidRDefault="00DC2D69" w:rsidP="00AE0FB5">
      <w:pPr>
        <w:bidi w:val="0"/>
        <w:spacing w:before="240" w:after="280" w:line="36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2.1 The Sequential Mechanism of Peace Process Progression</w:t>
      </w:r>
    </w:p>
    <w:p w14:paraId="1CBA2FCA" w14:textId="77777777" w:rsidR="002C7580" w:rsidRPr="00F25793" w:rsidRDefault="00000000" w:rsidP="00066C5E">
      <w:pPr>
        <w:bidi w:val="0"/>
        <w:spacing w:before="240" w:after="280" w:line="36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Understanding the trajectory of peace processes requires moving beyond the analysis of isolated agreements to examine the internal mechanism through which sequences of agreements unfold over time. Many processes attempt to manage complexity by adopting an incremental or sequential approach, where partial agreements addressing specific issues are intended to serve as building blocks towards a comprehensive settlement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{"citationID":"aWCiUhDr","properties":{"formattedCitation":"(Albin, 2011; Stedman, 1997)","plainCitation":"(Albin, 2011; Stedman, 1997)","noteIndex":0},"citationItems":[{"id":629,"uris":["http://zotero.org/users/2419647/items/BNCPZ4WP"],"itemData":{"id":629,"type":"chapter","abstract":"'The SAGE Handbook of Conflict Resolution demonstrates the range of themes that constitute modern conflict resolution. It brings out its key issues, methods and dilemmas through original contributions by leading scholars in a dynamic and expanding field of inquiry. This handbook is exactly what it sets out to be: an indispensable tool for teaching, research and practice in conflict resolution' - Peter Wallensteen, Professor of Peace and Conflict Research, Uppsala University and University of Notre Dame  'Bercovitch, Kremenyuk and Zartman are among the most important figures in the conflict resolution field. They have pieced together, with the help of more than 35 colleagues from numerous countries, a state-of-the-art review of the sources of international conflict, available methods of conflict management, and the most difficult challenges facing the individuals and organizations trying to guide us through these conflict-ridden times. The collection is brimming with penetrating insights, trenchant analyses, compelling cases, and disciplined speculation. They help us understand both the promise of as well as the obstacles to theory-building in the new field of conflict resolution' - Lawrence Susskind, Professor and Director of the MIT - Harvard Public Disputes Program  'The last three sentences of this persuasive book: \"We conclude this volume more than ever convinced that conflict resolution is not just possible or desirable in the current international environment. It is absolutely necessary. Resolving conflicts and making peace is no longer an option; it is an intellectual and practical skill that we must all posses.\" If you are part of that \"we,\" intellectually or professionally, you will find this book a superb companion' - Thomas C Schelling, Professor Emeritus, Harvard University and University of Maryland  Conflict resolution is one of the fastest-growing academic fields in the world today. Although it is a relatively young discipline, having emerged as a specialized field in the 1950's, it has rapidly grown into a self-contained, vibrant, interdisciplinary field. The SAGE Handbook of Conflict Resolution brings together all the conceptual, methodological and substantive elements of conflict resolution into one volume of over 35 specially commissioned chapters. The Handbook is designed to reflect where the field is today by drawing on the contributions of experts from different fields presenting, in a systematic way, the most recent research and practice.  Jacob Bercovitch is Professor of International Relations, and Fellow of the Royal Society, at the University of Canterbury in Christchurch, New Zealand.  Victor Kremenyuk is deputy director of the Institute for USA and Canada Studies, Russian Academy of Sciences, Moscow. He is also a research associate at IIASA.  I. William Zartman is Jacob Blaustein Professor of Conflict Resolution and International Organization at the Nitze School of Advanced International Studies of Johns Hopkins University","container-title":"The SAGE Handbook of Conflict Resolution","ISBN":"978-1-4462-0659-1","language":"en","note":"00089","page":"580-594","publisher":"SAGE","source":"Google Books","title":"Peace vs. justice – and beyond.","editor":[{"family":"Bercovitch","given":"Jacob"},{"family":"Kremenyuk","given":"Victor"},{"family":"Zartman","given":"I. William"}],"author":[{"family":"Albin","given":"Cecilia"}],"issued":{"date-parts":[["2011"]]}}},{"id":539,"uris":["http://zotero.org/users/2419647/items/5Z38DXXF"],"itemData":{"id":539,"type":"article-journal","container-title":"International Security","ISSN":"1531-4804","issue":"2","note":"01269","page":"5-53","source":"muse.jhu.edu","title":"Spoiler Problems in Peace Processes","URL":"https://muse.jhu.edu/article/446837","volume":"22","author":[{"family":"Stedman","given":"Stephen John"}],"accessed":{"date-parts":[["2016",6,29]]},"issued":{"date-parts":[["1997"]]}}}],"schema":"https://github.com/citation-style-language/schema/raw/master/csl-citation.json"} </w:instrText>
      </w:r>
      <w:r>
        <w:rPr>
          <w:rFonts w:asciiTheme="minorHAnsi" w:eastAsia="Times New Roman" w:hAnsiTheme="minorHAnsi" w:cstheme="minorHAnsi"/>
          <w:sz w:val="24"/>
          <w:szCs w:val="24"/>
        </w:rPr>
        <w:fldChar w:fldCharType="separate"/>
      </w:r>
      <w:r>
        <w:rPr>
          <w:rFonts w:asciiTheme="minorHAnsi" w:hAnsiTheme="minorHAnsi" w:cstheme="minorHAnsi"/>
          <w:sz w:val="24"/>
        </w:rPr>
        <w:t>(Albin, 2011; Stedman, 1997)</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xml:space="preserve">. Theoretically, this mechanism relies on early agreements fostering trust, demonstrating feasibility, allowing parties to learn and adapt, and creating positive momentum that enables tackling progressively harder issues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{"citationID":"myZmBuLM","properties":{"formattedCitation":"(Walter, 2002)","plainCitation":"(Walter, 2002)","noteIndex":0},"citationItems":[{"id":623,"uris":["http://zotero.org/users/2419647/items/B4MEZXCW"],"itemData":{"id":623,"type":"book","abstract":"Why do some civil wars end in successfully implemented peace settlements while others are fought to the finish? Numerous competing theories address this question. Yet not until now has a study combined the historical sweep, empirical richness, and conceptual rigor necessary to put them thoroughly to the test and draw lessons invaluable to students, scholars, and policymakers. Using data on every civil war fought between 1940 and 1992, Barbara Walter details the conditions that lead combatants to partake in what she defines as a three-step process--the decision on whether to initiate negotiations, to compromise, and, finally, to implement any resulting terms. Her key finding: rarely are such conflicts resolved without active third-party intervention. Walter argues that for negotiations to succeed it is not enough for the opposing sides to resolve the underlying issues behind a civil war. Instead the combatants must clear the much higher hurdle of designing credible guarantees on the terms of agreement--something that is difficult without outside assistance. Examining conflicts from Greece to Laos, China to Columbia, Bosnia to Rwanda, Walter confirms just how crucial the prospect of third-party security guarantees and effective power-sharing pacts can be--and that adversaries do, in fact, consider such factors in deciding whether to negotiate or fight. While taking many other variables into account and acknowledging that third parties must also weigh the costs and benefits of involvement in civil war resolution, this study reveals not only how peace is possible, but probable.","ISBN":"978-0-691-08931-7","language":"en","note":"00919","number-of-pages":"218","publisher":"Princeton University Press","source":"Google Books","title":"Committing to Peace: The Successful Settlement of Civil Wars","title-short":"Committing to Peace","author":[{"family":"Walter","given":"Barbara F."}],"issued":{"date-parts":[["2002"]]}}}],"schema":"https://github.com/citation-style-language/schema/raw/master/csl-citation.json"} </w:instrText>
      </w:r>
      <w:r>
        <w:rPr>
          <w:rFonts w:asciiTheme="minorHAnsi" w:eastAsia="Times New Roman" w:hAnsiTheme="minorHAnsi" w:cstheme="minorHAnsi"/>
          <w:sz w:val="24"/>
          <w:szCs w:val="24"/>
        </w:rPr>
        <w:fldChar w:fldCharType="separate"/>
      </w:r>
      <w:r>
        <w:rPr>
          <w:rFonts w:asciiTheme="minorHAnsi" w:hAnsiTheme="minorHAnsi" w:cstheme="minorHAnsi"/>
          <w:sz w:val="24"/>
        </w:rPr>
        <w:t>(Walter, 2002)</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xml:space="preserve">. Each partial agreement, in this ideal model, builds upon the last, establishing a pathway where resolving certain issues unlocks the possibility of addressing others, ultimately culminating in a final, all-encompassing accord that resolves the core conflict drivers. Examining the relationship between the substance and timing of these partial agreements and the eventual achievement (or non-achievement) of a comprehensive one is therefore crucial, as it sheds light on the factors that enable or derail this intended progression mechanism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{"citationID":"mC0O20w5","properties":{"formattedCitation":"(Hartzell &amp; Hoddie, 2003)","plainCitation":"(Hartzell &amp; Hoddie, 2003)","noteIndex":0},"citationItems":[{"id":585,"uris":["http://zotero.org/users/2419647/items/2U39SJDP"],"itemData":{"id":585,"type":"article-journal","abstract":"This article examines how power-sharing institutions might best be designed to stabilize the transition to enduring peace among former adversaries following the negotiated settlement of civil wars. We identify four different forms of power sharing based on whether the intent of the policy is to share or divide power among rivals along its political, territorial, military, or economic dimension. Employing the statistical methodology of survival analysis to examine the 38 civil wars resolved via the process of negotiations between 1945 and 1998, we find that the more dimensions of power sharing among former combatants specified in a peace agreement the higher is the likelihood that peace will endure. We suggest that this relationship obtains because of the unique capacity of power-sharing institutions to foster a sense of security among former enemies and encourage conditions conducive to a self-enforcing peace.","container-title":"American Journal of Political Science","DOI":"10.1111/1540-5907.00022","ISSN":"1540-5907","issue":"2","language":"en","note":"00386","page":"318-332","source":"Wiley Online Library","title":"Institutionalizing Peace: Power Sharing and Post-Civil War Conflict Management","title-short":"Institutionalizing Peace","URL":"http://onlinelibrary.wiley.com/doi/10.1111/1540-5907.00022/abstract","volume":"47","author":[{"family":"Hartzell","given":"Caroline"},{"family":"Hoddie","given":"Matthew"}],"accessed":{"date-parts":[["2015",10,28]]},"issued":{"date-parts":[["2003",4,1]]}}}],"schema":"https://github.com/citation-style-language/schema/raw/master/csl-citation.json"} </w:instrText>
      </w:r>
      <w:r>
        <w:rPr>
          <w:rFonts w:asciiTheme="minorHAnsi" w:eastAsia="Times New Roman" w:hAnsiTheme="minorHAnsi" w:cstheme="minorHAnsi"/>
          <w:sz w:val="24"/>
          <w:szCs w:val="24"/>
        </w:rPr>
        <w:fldChar w:fldCharType="separate"/>
      </w:r>
      <w:r>
        <w:rPr>
          <w:sz w:val="24"/>
        </w:rPr>
        <w:t>(Hartzell &amp; Hoddie, 2003)</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w:t>
      </w:r>
    </w:p>
    <w:p w14:paraId="79AE8497" w14:textId="59F34970" w:rsidR="00066C5E" w:rsidRPr="00066C5E" w:rsidRDefault="00066C5E">
      <w:pPr>
        <w:bidi w:val="0"/>
        <w:spacing w:before="280" w:after="280" w:line="360" w:lineRule="auto"/>
        <w:rPr>
          <w:ins w:id="1" w:author="קפשוק יואב" w:date="2026-05-14T22:56:00Z" w16du:dateUtc="2026-05-14T19:56:00Z"/>
          <w:rFonts w:asciiTheme="minorHAnsi" w:eastAsia="Times New Roman" w:hAnsiTheme="minorHAnsi" w:cstheme="minorHAnsi"/>
          <w:sz w:val="24"/>
          <w:szCs w:val="24"/>
        </w:rPr>
        <w:pPrChange w:id="2" w:author="קפשוק יואב" w:date="2026-05-14T22:56:00Z" w16du:dateUtc="2026-05-14T19:56:00Z">
          <w:pPr>
            <w:spacing w:before="280" w:after="280" w:line="360" w:lineRule="auto"/>
          </w:pPr>
        </w:pPrChange>
      </w:pPr>
      <w:ins w:id="3" w:author="קפשוק יואב" w:date="2026-05-14T22:56:00Z" w16du:dateUtc="2026-05-14T19:56:00Z">
        <w:r>
          <w:rPr>
            <w:rFonts w:asciiTheme="minorHAnsi" w:eastAsia="Times New Roman" w:hAnsiTheme="minorHAnsi" w:cstheme="minorHAnsi"/>
            <w:sz w:val="24"/>
            <w:szCs w:val="24"/>
          </w:rPr>
          <w:t xml:space="preserve">A complete account of this sequential mechanism must specify the relevant decision-making actors and what drives their choices. Three actors shape whether and which TJ provisions enter partial agreements. First, warring parties (leaders of armed </w:t>
        </w:r>
        <w:r>
          <w:rPr>
            <w:rFonts w:asciiTheme="minorHAnsi" w:eastAsia="Times New Roman" w:hAnsiTheme="minorHAnsi" w:cstheme="minorHAnsi"/>
            <w:sz w:val="24"/>
            <w:szCs w:val="24"/>
          </w:rPr>
          <w:lastRenderedPageBreak/>
          <w:t>organizations and governments at the table) are structurally the most exposed to accountability mechanisms, which create systematic incentives to resist provisions that limit their post-conflict options. Second, third-party mediators and international organizations face countervailing pressure to align agreements with prevailing human rights norms. Third, civil society actors, can feed TJ demands into negotiations even without formal standing</w:t>
        </w:r>
        <w:r>
          <w:rPr>
            <w:rFonts w:asciiTheme="minorHAnsi" w:eastAsia="Times New Roman" w:hAnsiTheme="minorHAnsi"/>
            <w:sz w:val="24"/>
            <w:szCs w:val="24"/>
            <w:rtl/>
          </w:rPr>
          <w:t>.</w:t>
        </w:r>
      </w:ins>
    </w:p>
    <w:p w14:paraId="774E20EE" w14:textId="3721905B" w:rsidR="00066C5E" w:rsidRPr="00066C5E" w:rsidRDefault="00066C5E" w:rsidP="00066C5E">
      <w:pPr>
        <w:bidi w:val="0"/>
        <w:spacing w:before="280" w:after="280" w:line="360" w:lineRule="auto"/>
        <w:rPr>
          <w:rFonts w:asciiTheme="minorHAnsi" w:eastAsia="Times New Roman" w:hAnsiTheme="minorHAnsi" w:cstheme="minorHAnsi"/>
          <w:sz w:val="24"/>
          <w:szCs w:val="24"/>
          <w:rtl/>
        </w:rPr>
      </w:pPr>
      <w:ins w:id="4" w:author="קפשוק יואב" w:date="2026-05-14T22:56:00Z" w16du:dateUtc="2026-05-14T19:56:00Z">
        <w:r>
          <w:rPr>
            <w:rFonts w:asciiTheme="minorHAnsi" w:eastAsia="Times New Roman" w:hAnsiTheme="minorHAnsi" w:cstheme="minorHAnsi"/>
            <w:sz w:val="24"/>
            <w:szCs w:val="24"/>
          </w:rPr>
          <w:t>Our theory does not require identifying which actor initiated any given provision. What matters is that the presence of TJ provisions in partial agreements functions as an information-gathering opportunity for all parties: it signals commitment and resolve regardless of who placed the issue on the agenda. Whether TJ provisions enter interim agreements through mediator pressure, rebel demands, or civil society advocacy, their presence signals the parties' relative confidence in the process and their willingness to accept constraints on post-conflict behavior.</w:t>
        </w:r>
      </w:ins>
    </w:p>
    <w:p w14:paraId="721C3ED2" w14:textId="27177389" w:rsidR="002C7580" w:rsidRDefault="00000000" w:rsidP="00066C5E">
      <w:pPr>
        <w:bidi w:val="0"/>
        <w:spacing w:before="280" w:after="280" w:line="360" w:lineRule="auto"/>
        <w:rPr>
          <w:rFonts w:asciiTheme="minorHAnsi" w:eastAsia="Times New Roman" w:hAnsiTheme="minorHAnsi" w:cstheme="minorHAnsi"/>
          <w:sz w:val="24"/>
          <w:szCs w:val="24"/>
        </w:rPr>
      </w:pPr>
      <w:del w:id="5" w:author="קפשוק יואב" w:date="2026-05-14T22:58:00Z" w16du:dateUtc="2026-05-14T19:58:00Z">
        <w:r>
          <w:rPr>
            <w:rFonts w:asciiTheme="minorHAnsi" w:eastAsia="Times New Roman" w:hAnsiTheme="minorHAnsi" w:cstheme="minorHAnsi"/>
            <w:sz w:val="24"/>
            <w:szCs w:val="24"/>
          </w:rPr>
          <w:delText>However, t</w:delText>
        </w:r>
      </w:del>
      <w:ins w:id="6" w:author="קפשוק יואב" w:date="2026-05-14T22:58:00Z" w16du:dateUtc="2026-05-14T19:58:00Z">
        <w:r>
          <w:rPr>
            <w:rFonts w:asciiTheme="minorHAnsi" w:eastAsia="Times New Roman" w:hAnsiTheme="minorHAnsi" w:cstheme="minorHAnsi"/>
            <w:sz w:val="24"/>
            <w:szCs w:val="24"/>
          </w:rPr>
          <w:t>T</w:t>
        </w:r>
      </w:ins>
      <w:r>
        <w:rPr>
          <w:rFonts w:asciiTheme="minorHAnsi" w:eastAsia="Times New Roman" w:hAnsiTheme="minorHAnsi" w:cstheme="minorHAnsi"/>
          <w:sz w:val="24"/>
          <w:szCs w:val="24"/>
        </w:rPr>
        <w:t xml:space="preserve">he successful operation of this sequential mechanism is far from assured, and its breakdown constitutes a common feature of peace processes. Many initiatives stall indefinitely after initial or partial agreements, failing to make the critical transition to a comprehensive phase. Furthermore, the process is often not linear; setbacks, renewed violence, or the signing of new partial agreements after a supposedly comprehensive one has been reached (as in South Sudan) demonstrate that the relationship between agreements can be complex and cyclical. These realities do not negate the theoretical importance of the intended incremental mechanism but rather highlight the critical role that factors such as the specific content included in partial agreements, the strategic sequencing of negotiation issues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{"citationID":"rhFFwVYv","properties":{"formattedCitation":"(Bell &amp; Wise, 2022)","plainCitation":"(Bell &amp; Wise, 2022)","noteIndex":0},"citationItems":[{"id":6,"uris":["http://zotero.org/users/2419647/items/ADXARS78"],"itemData":{"id":6,"type":"chapter","abstract":"This chapter sets out how peace processes unfold and agreements are reached, drawing on a major quantitative and qualitative review of peace agreements in the post-Cold War era. It explores the function that formalized agreement plays in providing an exit from conflict, understanding how different types of agreements addressing diverse issues are used to move forward at various stages of a peace process, and at different levels of conflict. We argue that practices established in 1990 are now at a crossroads pointing to a new global realignment that affects who intervenes, why and to what end, and new forms of conflict. All of these factors challenge established peace process practices and the assumptions that underpin them. We point to “complex conflict systems” requiring multilevel peace processes across inter-related geopolitical, national and local conflicts, and suggest forms of adaptive management which are required to deal with the interactions between these levels.","container-title":"Contemporary Peacemaking: Peace Processes, Peacebuilding and Conflict","event-place":"Cham","ISBN":"978-3-030-82962-9","language":"en","note":"DOI: 10.1007/978-3-030-82962-9_19","page":"381-406","publisher":"Springer International Publishing","publisher-place":"Cham","source":"Springer Link","title":"Peace Processes and Their Agreements","URL":"https://doi.org/10.1007/978-3-030-82962-9_19","author":[{"family":"Bell","given":"Christine"},{"family":"Wise","given":"Laura"}],"editor":[{"family":"Mac Ginty","given":"Roger"},{"family":"Wanis-St. John","given":"Anthony"}],"accessed":{"date-parts":[["2024",10,16]]},"issued":{"date-parts":[["2022"]]}}}],"schema":"https://github.com/citation-style-language/schema/raw/master/csl-citation.json"} </w:instrText>
      </w:r>
      <w:r>
        <w:rPr>
          <w:rFonts w:asciiTheme="minorHAnsi" w:eastAsia="Times New Roman" w:hAnsiTheme="minorHAnsi" w:cstheme="minorHAnsi"/>
          <w:sz w:val="24"/>
          <w:szCs w:val="24"/>
        </w:rPr>
        <w:fldChar w:fldCharType="separate"/>
      </w:r>
      <w:r>
        <w:rPr>
          <w:rFonts w:asciiTheme="minorHAnsi" w:hAnsiTheme="minorHAnsi" w:cstheme="minorHAnsi"/>
          <w:sz w:val="24"/>
        </w:rPr>
        <w:t>(Bell &amp; Wise, 2022)</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and the management of potential spoilers play in navigating the path towards, or away from, a comprehensive settlement. Consequently, analyzing which specific types of provisions included in partial agreements correlate with successful progression offers valuable insights into the underlying dynamics governing peace process outcomes.</w:t>
      </w:r>
    </w:p>
    <w:p w14:paraId="40A2E34B" w14:textId="77777777" w:rsidR="005D308D" w:rsidRDefault="005D308D" w:rsidP="00080514">
      <w:pPr>
        <w:bidi w:val="0"/>
        <w:spacing w:before="280" w:after="280" w:line="36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Recent scholarship has increasingly emphasized that when issues are addressed may be as important as whether they are addressed at all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{"citationID":"j4qTFcHB","properties":{"formattedCitation":"(Bell &amp; Wise, 2022)","plainCitation":"(Bell &amp; Wise, 2022)","noteIndex":0},"citationItems":[{"id":6,"uris":["http://zotero.org/users/2419647/items/ADXARS78"],"itemData":{"id":6,"type":"chapter","abstract":"This chapter sets out how peace processes unfold and agreements are reached, drawing on a major quantitative and qualitative review of peace agreements in the post-Cold War era. It explores the function that formalized agreement plays in providing an exit from conflict, understanding how different types of agreements addressing diverse issues are used to move forward at various stages of a peace process, and at different levels of conflict. We argue that practices established in 1990 are now at a crossroads pointing to a new global realignment that affects who intervenes, why and to what end, and new forms of conflict. All of these factors challenge established peace process practices and the assumptions that underpin them. We point to “complex conflict systems” requiring multilevel peace processes across inter-related geopolitical, national and local conflicts, and suggest forms of adaptive management which are required to deal with the interactions between these levels.","container-title":"Contemporary Peacemaking: Peace Processes, Peacebuilding and Conflict","event-place":"Cham","ISBN":"978-3-030-82962-9","language":"en","note":"DOI: 10.1007/978-3-030-82962-9_19","page":"381-406","publisher":"Springer International Publishing","publisher-place":"Cham","source":"Springer Link","title":"Peace Processes and Their Agreements","URL":"https://doi.org/10.1007/978-3-030-82962-9_19","author":[{"family":"Bell","given":"Christine"},{"family":"Wise","given":"Laura"}],"editor":[{"family":"Mac Ginty","given":"Roger"},{"family":"Wanis-St. John","given":"Anthony"}],"accessed":{"date-parts":[["2024",10,16]]},"issued":{"date-parts":[["2022"]]}}}],"schema":"https://github.com/citation-style-language/schema/raw/master/csl-citation.json"} </w:instrText>
      </w:r>
      <w:r>
        <w:rPr>
          <w:rFonts w:asciiTheme="minorHAnsi" w:eastAsia="Times New Roman" w:hAnsiTheme="minorHAnsi" w:cstheme="minorHAnsi"/>
          <w:sz w:val="24"/>
          <w:szCs w:val="24"/>
        </w:rPr>
        <w:fldChar w:fldCharType="separate"/>
      </w:r>
      <w:r>
        <w:rPr>
          <w:sz w:val="24"/>
        </w:rPr>
        <w:t>(Bell &amp; Wise, 2022)</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xml:space="preserve">. One </w:t>
      </w:r>
      <w:r>
        <w:rPr>
          <w:rFonts w:asciiTheme="minorHAnsi" w:eastAsia="Times New Roman" w:hAnsiTheme="minorHAnsi" w:cstheme="minorHAnsi"/>
          <w:sz w:val="24"/>
          <w:szCs w:val="24"/>
        </w:rPr>
        <w:lastRenderedPageBreak/>
        <w:t xml:space="preserve">perspective suggests addressing easier issues first to build momentum and trust before tackling difficult problems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{"citationID":"dkEapmzY","properties":{"formattedCitation":"(Pruitt, 2007)","plainCitation":"(Pruitt, 2007)","noteIndex":0},"citationItems":[{"id":3110,"uris":["http://zotero.org/users/2419647/items/F6QVWW6A"],"itemData":{"id":3110,"type":"article-journal","abstract":"After 20 years of heavy fighting in Northern Ireland, a peace process started in 1988. The fighting went on, with some interruptions, for another 9 years; but during this time there was a long series of back-channel communications and conciliatory signals that led to a cease-fire, negotiations, and a peace settlement. The dynamics of this peace process are analyzed by means of the author's readiness theory, which attributes the process to (a) Irish Republican Army and British discouragement about the likelihood of a military victory, (b) pressure from allies of both these parties, (c) growing optimism about the success of negotiation, and (d) the emergence of a broad central coalition that embraced most of the political groups in Northern Ireland. (PsycInfo Database Record (c) 2025 APA, all rights reserved)","container-title":"American Behavioral Scientist","DOI":"10.1177/0002764207302467","ISSN":"1552-3381","issue":"11","note":"publisher-place: US\npublisher: Sage Publications","page":"1520-1541","source":"APA PsycNet","title":"Readiness theory and the Northern Ireland conflict","volume":"50","author":[{"family":"Pruitt","given":"Dean G."}],"issued":{"date-parts":[["2007"]]}}}],"schema":"https://github.com/citation-style-language/schema/raw/master/csl-citation.json"} </w:instrText>
      </w:r>
      <w:r>
        <w:rPr>
          <w:rFonts w:asciiTheme="minorHAnsi" w:eastAsia="Times New Roman" w:hAnsiTheme="minorHAnsi" w:cstheme="minorHAnsi"/>
          <w:sz w:val="24"/>
          <w:szCs w:val="24"/>
        </w:rPr>
        <w:fldChar w:fldCharType="separate"/>
      </w:r>
      <w:r>
        <w:rPr>
          <w:sz w:val="24"/>
        </w:rPr>
        <w:t>(Pruitt, 2007)</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xml:space="preserve">, while an alternative view argues for front-loading contentious issues to test genuine commitment early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{"citationID":"kRhFc0Et","properties":{"formattedCitation":"(Zartman, 2007)","plainCitation":"(Zartman, 2007)","noteIndex":0},"citationItems":[{"id":604,"uris":["http://zotero.org/users/2419647/items/DPKFQ43W"],"itemData":{"id":604,"type":"book","abstract":"The methods and techniques of peacemaking whether it is called conflict resolution, management, or transformation have become increasingly sophisticated, particularly in response to the increased complexity of international conflict in the post 9/11 era.This updated and expanded edition of the highly popular volume originally published in 1997 describes the tools and skills of peacemaking that are currently available and critically assesses their usefulness and limitations. The field s preeminent researchers and practitioners, including a United Nations undersecretary-general on the threat and use of force in peacemaking, present not only the more traditional approaches to peacemaking (bargaining and negotiation, third-party mediation, and arbitration and adjudication) but also newer, nonofficial approaches that have attracted considerable attention for their innovativeness (social-psychological approaches, problem-solving workshops, conflict transformation, peace education, and training). Written for all students of peacemaking and foreign policymaking both scholars and practitioners--the chapters in this revised edition of \"Peacemaking in International Conflict\" provide cogent analyses and offer practical lessons for a variety of conflict settings, from disarmament and arms-control negotiations to subnational conflicts in the new and emerging states of the post Cold War era: from the challenges for statecraft in addressing transnational political violence and asymmetric threats to international security.\"","ISBN":"978-1-929223-65-7","language":"en","note":"00220","number-of-pages":"532","publisher":"US Institute of Peace Press","source":"Google Books","title":"Peacemaking in International Conflict: Methods &amp; Techniques","title-short":"Peacemaking in International Conflict","author":[{"family":"Zartman","given":"I. William"}],"issued":{"date-parts":[["2007"]]}}}],"schema":"https://github.com/citation-style-language/schema/raw/master/csl-citation.json"} </w:instrText>
      </w:r>
      <w:r>
        <w:rPr>
          <w:rFonts w:asciiTheme="minorHAnsi" w:eastAsia="Times New Roman" w:hAnsiTheme="minorHAnsi" w:cstheme="minorHAnsi"/>
          <w:sz w:val="24"/>
          <w:szCs w:val="24"/>
        </w:rPr>
        <w:fldChar w:fldCharType="separate"/>
      </w:r>
      <w:r>
        <w:rPr>
          <w:sz w:val="24"/>
        </w:rPr>
        <w:t>(Zartman, 2007)</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xml:space="preserve">. The empirical evidence remains mixed. Analyzing patterns across the PA-X database, Bell and Wise (2022) find substantial variation in how peace processes sequence different issues, with no single pattern dominating successful cases. Some processes that achieved comprehensive settlements addressed security arrangements early; others deferred them until sufficient trust was built through agreements on less sensitive matters. This variation suggests that optimal sequencing may be highly context-dependent, varying with conflict characteristics, power balances, and the degree of international involvement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{"citationID":"Ft4gjBS0","properties":{"formattedCitation":"(Sisk, 2009)","plainCitation":"(Sisk, 2009)","noteIndex":0},"citationItems":[{"id":3114,"uris":["http://zotero.org/users/2419647/items/EUSFGBX5"],"itemData":{"id":3114,"type":"book","collection-number":"4","collection-title":"Security and conflict management","event-place":"London","ISBN":"978-0-203-88495-9","language":"eng","number-of-pages":"xi+253","publisher":"Routledge","publisher-place":"London","source":"primoa.library.unsw.edu.au","title":"International mediation in civil wars: bargaining with bullets","title-short":"International mediation in civil wars","author":[{"family":"Sisk","given":"Timothy D."}],"issued":{"date-parts":[["2009"]]}}}],"schema":"https://github.com/citation-style-language/schema/raw/master/csl-citation.json"} </w:instrText>
      </w:r>
      <w:r>
        <w:rPr>
          <w:rFonts w:asciiTheme="minorHAnsi" w:eastAsia="Times New Roman" w:hAnsiTheme="minorHAnsi" w:cstheme="minorHAnsi"/>
          <w:sz w:val="24"/>
          <w:szCs w:val="24"/>
        </w:rPr>
        <w:fldChar w:fldCharType="separate"/>
      </w:r>
      <w:r>
        <w:rPr>
          <w:sz w:val="24"/>
        </w:rPr>
        <w:t>(Sisk, 2009)</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w:t>
      </w:r>
    </w:p>
    <w:p w14:paraId="30ADE5A9" w14:textId="77777777" w:rsidR="00E80866" w:rsidRDefault="00E80866" w:rsidP="00A93CB1">
      <w:pPr>
        <w:bidi w:val="0"/>
        <w:spacing w:before="280" w:after="280" w:line="360" w:lineRule="auto"/>
        <w:rPr>
          <w:ins w:id="7" w:author="קפשוק יואב" w:date="2026-05-14T23:05:00Z" w16du:dateUtc="2026-05-14T20:05:00Z"/>
          <w:rFonts w:asciiTheme="minorHAnsi" w:eastAsia="Times New Roman" w:hAnsiTheme="minorHAnsi" w:cstheme="minorHAnsi"/>
          <w:sz w:val="24"/>
          <w:szCs w:val="24"/>
        </w:rPr>
      </w:pPr>
      <w:ins w:id="8" w:author="קפשוק יואב" w:date="2026-05-14T23:05:00Z" w16du:dateUtc="2026-05-14T20:05:00Z">
        <w:r>
          <w:rPr>
            <w:rFonts w:asciiTheme="minorHAnsi" w:eastAsia="Times New Roman" w:hAnsiTheme="minorHAnsi" w:cstheme="minorHAnsi"/>
            <w:sz w:val="24"/>
            <w:szCs w:val="24"/>
          </w:rPr>
          <w:t>Recent empirical work reinforces these insights. Johnson (2025) shows that transitional decision-making procedures are themselves a key predictor of process success, supporting our argument that what happens during partial stages shapes final outcomes. Gromes and Ranft (2021) find that the quality of procedural design moderates whether negotiated agreements outperform military victories, suggesting that specific commitments embedded in agreements matter more than agreement type per se. On implementation data: Joshi, Hauenstein, and Quinn (2025) have extended the PAM database to cover partial agreements through 2021, enabling more direct comparison between partial and comprehensive-stage provisions and complementing our PP-X approach at the process level.</w:t>
        </w:r>
      </w:ins>
    </w:p>
    <w:p w14:paraId="63DB3D7E" w14:textId="4F4C4174" w:rsidR="005D308D" w:rsidRDefault="00080514" w:rsidP="00E80866">
      <w:pPr>
        <w:bidi w:val="0"/>
        <w:spacing w:before="280" w:after="280" w:line="360" w:lineRule="auto"/>
        <w:rPr>
          <w:rFonts w:asciiTheme="minorHAnsi" w:eastAsia="Times New Roman" w:hAnsiTheme="minorHAnsi" w:cstheme="minorHAnsi"/>
          <w:sz w:val="24"/>
          <w:szCs w:val="24"/>
        </w:rPr>
      </w:pPr>
      <w:del w:id="9" w:author="קפשוק יואב" w:date="2026-05-14T23:06:00Z" w16du:dateUtc="2026-05-14T20:06:00Z">
        <w:r>
          <w:rPr>
            <w:rFonts w:asciiTheme="minorHAnsi" w:eastAsia="Times New Roman" w:hAnsiTheme="minorHAnsi" w:cstheme="minorHAnsi"/>
            <w:sz w:val="24"/>
            <w:szCs w:val="24"/>
          </w:rPr>
          <w:delText>However</w:delText>
        </w:r>
      </w:del>
      <w:ins w:id="10" w:author="קפשוק יואב" w:date="2026-05-14T23:06:00Z" w16du:dateUtc="2026-05-14T20:06:00Z">
        <w:r>
          <w:rPr>
            <w:rFonts w:asciiTheme="minorHAnsi" w:eastAsia="Times New Roman" w:hAnsiTheme="minorHAnsi" w:cstheme="minorHAnsi"/>
            <w:sz w:val="24"/>
            <w:szCs w:val="24"/>
          </w:rPr>
          <w:t>Nevertheless</w:t>
        </w:r>
      </w:ins>
      <w:r>
        <w:rPr>
          <w:rFonts w:asciiTheme="minorHAnsi" w:eastAsia="Times New Roman" w:hAnsiTheme="minorHAnsi" w:cstheme="minorHAnsi"/>
          <w:sz w:val="24"/>
          <w:szCs w:val="24"/>
        </w:rPr>
        <w:t xml:space="preserve">, existing research on sequencing faces an important methodological limitation: most studies examine sequences retrospectively, after knowing which processes succeeded and which failed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{"citationID":"RWkvqiXk","properties":{"formattedCitation":"(Mattes &amp; Savun, 2009)","plainCitation":"(Mattes &amp; Savun, 2009)","noteIndex":0},"citationItems":[{"id":1096,"uris":["http://zotero.org/users/2419647/items/KX7FWXI8"],"itemData":{"id":1096,"type":"article-journal","container-title":"International Studies Quarterly","DOI":"10.1111/j.1468-2478.2009.00554.x","ISSN":"00208833","issue":"3","language":"en","note":"00000","page":"737-759","source":"CrossRef","title":"Fostering Peace After Civil War: Commitment Problems and Agreement Design","title-short":"Fostering Peace After Civil War","URL":"http://isq.oxfordjournals.org/cgi/doi/10.1111/j.1468-2478.2009.00554.x","volume":"53","author":[{"family":"Mattes","given":"Michaela"},{"family":"Savun","given":"Burcu"}],"accessed":{"date-parts":[["2016",6,29]]},"issued":{"date-parts":[["2009",9]]}}}],"schema":"https://github.com/citation-style-language/schema/raw/master/csl-citation.json"} </w:instrText>
      </w:r>
      <w:r>
        <w:rPr>
          <w:rFonts w:asciiTheme="minorHAnsi" w:eastAsia="Times New Roman" w:hAnsiTheme="minorHAnsi" w:cstheme="minorHAnsi"/>
          <w:sz w:val="24"/>
          <w:szCs w:val="24"/>
        </w:rPr>
        <w:fldChar w:fldCharType="separate"/>
      </w:r>
      <w:r>
        <w:rPr>
          <w:sz w:val="24"/>
        </w:rPr>
        <w:t>(Mattes &amp; Savun, 2009)</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xml:space="preserve">. This creates potential hindsight bias, where scholars may over-interpret the significance of particular sequences simply because those sequences appeared in successful cases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{"citationID":"n6N4D6Mc","properties":{"formattedCitation":"(George &amp; Bennett, 2005)","plainCitation":"(George &amp; Bennett, 2005)","noteIndex":0},"citationItems":[{"id":551,"uris":["http://zotero.org/users/2419647/items/TFGUNMKM"],"itemData":{"id":551,"type":"book","abstract":"The use of case studies to build and test theories in political science and the other social sciences has increased in recent years. Many scholars have argued that the social sciences rely too heavily on quantitative research and formal models and have attempted to develop and refine rigorous methods for using case studies. This text presents a comprehensive analysis of research methods using case studies and examines the place of case studies in social science methodology. It argues that case studies, statistical methods, and formal models are complementary rather than competitive. The book explains how to design case study research that will produce results useful to policymakers and emphasizes the importance of developing policy-relevant theories. It offers three major contributions to case study methodology: an emphasis on the importance of within-case analysis, a detailed discussion of process tracing, and development of the concept of typological theories. Case Studies and Theory Development in the Social Sciences will be particularly useful to graduate students and scholars in social science methodology and the philosophy of science, as well as to those designing new research projects, and will contribute greatly to the broader debate about scientific methods.","ISBN":"978-0-262-57222-4","language":"en","note":"06250","number-of-pages":"356","publisher":"MIT Press","source":"Google Books","title":"Case Studies and Theory Development in the Social Sciences","author":[{"family":"George","given":"Alexander L."},{"family":"Bennett","given":"Andrew"}],"issued":{"date-parts":[["2005"]]}}}],"schema":"https://github.com/citation-style-language/schema/raw/master/csl-citation.json"} </w:instrText>
      </w:r>
      <w:r>
        <w:rPr>
          <w:rFonts w:asciiTheme="minorHAnsi" w:eastAsia="Times New Roman" w:hAnsiTheme="minorHAnsi" w:cstheme="minorHAnsi"/>
          <w:sz w:val="24"/>
          <w:szCs w:val="24"/>
        </w:rPr>
        <w:fldChar w:fldCharType="separate"/>
      </w:r>
      <w:r>
        <w:rPr>
          <w:sz w:val="24"/>
        </w:rPr>
        <w:t>(George &amp; Bennett, 2005)</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xml:space="preserve">. Our temporal freezing approach addresses this limitation by analyzing sequences prospectively, using only information available before the final outcome was determined. Moreover, the sequencing debate has largely focused on broad issue categories such as security, governance, and justice, </w:t>
      </w:r>
      <w:r>
        <w:rPr>
          <w:rFonts w:asciiTheme="minorHAnsi" w:eastAsia="Times New Roman" w:hAnsiTheme="minorHAnsi" w:cstheme="minorHAnsi"/>
          <w:sz w:val="24"/>
          <w:szCs w:val="24"/>
        </w:rPr>
        <w:lastRenderedPageBreak/>
        <w:t>with less attention paid to disaggregated provisions within specific issue areas (Bell &amp; Wise, 2022). Yet even within TJ alone, there is substantial variation in sequencing: some processes address prisoner release early but defer truth mechanisms until later; others include victim provisions before establishing reconciliation commitments. This variation motivates our focus on disaggregated TJ provisions. We note, however, that our highest-coding aggregation method identifies which provisions appeared during the partial stage, not when — so our contribution to sequencing debates is that we can identify which provisions predict success, not specify their optimal order of introduction.</w:t>
      </w:r>
    </w:p>
    <w:p w14:paraId="6CD2EA74" w14:textId="77777777" w:rsidR="00DC2D69" w:rsidRPr="00F25793" w:rsidRDefault="00DC2D69" w:rsidP="005D308D">
      <w:pPr>
        <w:bidi w:val="0"/>
        <w:spacing w:before="280" w:after="280" w:line="36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2.2 Why Transitional Justice Matters for Process Dynamics</w:t>
      </w:r>
    </w:p>
    <w:p w14:paraId="35C9389E" w14:textId="72D7F4CE" w:rsidR="00DC2D69" w:rsidRPr="00D77296" w:rsidDel="00D77296" w:rsidRDefault="00D77296" w:rsidP="005D308D">
      <w:pPr>
        <w:bidi w:val="0"/>
        <w:spacing w:before="280" w:after="280" w:line="360" w:lineRule="auto"/>
        <w:rPr>
          <w:del w:id="11" w:author="קפשוק יואב" w:date="2026-05-15T08:41:00Z" w16du:dateUtc="2026-05-15T05:41:00Z"/>
          <w:rtl/>
        </w:rPr>
      </w:pPr>
      <w:ins w:id="12" w:author="קפשוק יואב" w:date="2026-05-15T08:42:00Z" w16du:dateUtc="2026-05-15T05:42:00Z">
        <w:r>
          <w:t>The strategic logic of TJ inclusion is structured by asymmetry of exposure. Negotiators on behalf of armed parties are disproportionately likely to be targets of the accountability mechanisms under discussion, creating systematic incentives to resist robust TJ provisions or favor mechanisms that limit personal liability. As Ní Aoláin (2012) shows, the terms on which TJ provisions enter agreements are shaped not only by elite bargaining but by normative frameworks that non-state actors introduce. Whether TJ provisions enter through different agencies, their presence signals the parties' relative confidence in the process and their willingness to accept post-conflict constraints. The pattern in our data reflects these divergent interests: truth commissions and prisoner releases, which impose lower immediate costs on current leaders than prosecutions or vetting, are the most common TJ provisions in partial agreements, while vetting and courts appear rarely and show limited predictive power.</w:t>
        </w:r>
      </w:ins>
    </w:p>
    <w:p w14:paraId="038DCA90" w14:textId="77777777" w:rsidR="002C7580" w:rsidRPr="00F25793" w:rsidRDefault="00000000" w:rsidP="00AE0FB5">
      <w:pPr>
        <w:bidi w:val="0"/>
        <w:spacing w:before="280" w:after="280" w:line="36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Building on the premise that the substantive content of partial agreements is crucial for understanding process trajectories, this study focuses specifically on transitional Justice (TJ) principles. Examining TJ offers a particularly potent lens for investigating the mechanisms linking partial steps to comprehensive outcomes precisely because TJ engages directly with the legacies of past violence, human rights abuses, accountability, and reconciliation – issues that often lie at the very heart of intractable conflicts and fuel deep-seated grievances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{"citationID":"pi5zM4wW","properties":{"formattedCitation":"(Bell, 2009; Teitel, 2000)","plainCitation":"(Bell, 2009; Teitel, 2000)","noteIndex":0},"citationItems":[{"id":240,"uris":["http://zotero.org/users/2419647/items/AZGQB4DA"],"itemData":{"id":240,"type":"article-journal","abstract":"1Transitional justice appears to be an established field of scholarship connected to a field of practice on how to deal with past human rights abuses in societies in transition. The original focus of transitional justice discourse was that human rights law requires accountability in transitions, rooted in the discipline of law. Over time, this focus has been expanded to include a much broader range of mechanisms, goals and inquiries across a range of disciplines. In order to probe the current state of the field, this article argues against the current conception of transitional justice as a praxis-based interdisciplinary field. It suggests that there is a hidden politics to how transitional justice has been constructed as an interdisciplinary field that obscures tensions between the range of practices and goals that it now incorporates.","container-title":"International Journal of Transitional Justice","DOI":"10.1093/ijtj/ijn044","ISSN":"1752-7716, 1752-7724","issue":"1","journalAbbreviation":"IJTJ","language":"en","note":"00115","page":"5-27","source":"ijtj.oxfordjournals.org","title":"Transitional Justice, Interdisciplinarity and the State of the ‘Field’ or ‘Non-Field’","URL":"http://ijtj.oxfordjournals.org/content/3/1/5","volume":"3","author":[{"family":"Bell","given":"Christine"}],"accessed":{"date-parts":[["2015",5,2]]},"issued":{"date-parts":[["2009",3,1]]}}},{"id":212,"uris":["http://zotero.org/users/2419647/items/KSNQIJDA"],"itemData":{"id":212,"type":"book","abstract":"At the century's end, societies all over the world are throwing off the yoke of authoritarian rule and beginning to build democracies. At any such time of radical change, the question arises: should a society punish its ancien regime or let bygones be bygones? Transitional Justice takes this question to a new level with an interdisciplinary approach that challenges the very terms of the contemporary debate. Ruti Teitel explores the recurring dilemma of how regimes should respond to evil rule, arguing against the prevailing view favoring punishment, yet contending that the law nevertheless plays a profound role in periods of radical change. Pursuing a comparative and historical approach, she presents a compelling analysis of constitutional, legislative, and administrative responses to injustice following political upheaval. She proposes a new normative conception of justice--one that is highly politicized--offering glimmerings of the rule of law that, in her view, have become symbols of liberal transition. Its challenge to the prevailing assumptions about transitional periods makes this timely and provocative book essential reading for policymakers and scholars of revolution and new democracies.","ISBN":"978-0-19-988224-3","language":"en","note":"01336","number-of-pages":"308","publisher":"Oxford University Press, USA","source":"Google Books","title":"Transitional Justice","author":[{"family":"Teitel","given":"Ruti G."}],"issued":{"date-parts":[["2000",6,29]]}}}],"schema":"https://github.com/citation-style-language/schema/raw/master/csl-citation.json"} </w:instrText>
      </w:r>
      <w:r>
        <w:rPr>
          <w:rFonts w:asciiTheme="minorHAnsi" w:eastAsia="Times New Roman" w:hAnsiTheme="minorHAnsi" w:cstheme="minorHAnsi"/>
          <w:sz w:val="24"/>
          <w:szCs w:val="24"/>
        </w:rPr>
        <w:fldChar w:fldCharType="separate"/>
      </w:r>
      <w:r>
        <w:rPr>
          <w:rFonts w:asciiTheme="minorHAnsi" w:hAnsiTheme="minorHAnsi" w:cstheme="minorHAnsi"/>
          <w:sz w:val="24"/>
        </w:rPr>
        <w:t>(Bell, 2009; Teitel, 2000)</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This inherent centrality makes the negotiation of TJ provisions particularly sensitive and potentially revealing about the momentum and direction of a peace process.</w:t>
      </w:r>
    </w:p>
    <w:p w14:paraId="71A09C86" w14:textId="77777777" w:rsidR="002C7580" w:rsidRDefault="00000000" w:rsidP="00AE0FB5">
      <w:pPr>
        <w:bidi w:val="0"/>
        <w:spacing w:before="280" w:after="280" w:line="36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lastRenderedPageBreak/>
        <w:t xml:space="preserve">The inclusion and timing of TJ during peace negotiations have long been debated, often framed through the classic “peace vs. justice” dilemma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{"citationID":"KHJ0jf6y","properties":{"formattedCitation":"(Snyder &amp; Vinjamuri, 2006; Sriram, 2007)","plainCitation":"(Snyder &amp; Vinjamuri, 2006; Sriram, 2007)","noteIndex":0},"citationItems":[{"id":433,"uris":["http://zotero.org/users/2419647/items/R5VII6H2"],"itemData":{"id":433,"type":"article-journal","container-title":"Global Society","DOI":"10.1080/13600820701562843","ISSN":"1360-0826, 1469-798X","issue":"4","language":"en","note":"00058","page":"579-591","source":"CrossRef","title":"Justice as Peace? Liberal Peacebuilding and Strategies of Transitional Justice","title-short":"Justice as Peace?","URL":"http://www.tandfonline.com/doi/abs/10.1080/13600820701562843","volume":"21","author":[{"family":"Sriram","given":"Chandra"}],"accessed":{"date-parts":[["2015",6,14]]},"issued":{"date-parts":[["2007",10]]}}},{"id":400,"uris":["http://zotero.org/users/2419647/items/MUKEIZWW"],"itemData":{"id":400,"type":"article-journal","note":"00339","source":"Google Scholar","title":"Trials and errors: principle and pragmatism in strategies of international justice","title-short":"Trials and errors","URL":"http://www.mitpressjournals.org/doi/pdf/10.1162/016228803773100066","author":[{"family":"Snyder","given":"Jack"},{"family":"Vinjamuri","given":"Leslie"}],"accessed":{"date-parts":[["2015",6,14]]},"issued":{"date-parts":[["2006"]]}}}],"schema":"https://github.com/citation-style-language/schema/raw/master/csl-citation.json"} </w:instrText>
      </w:r>
      <w:r>
        <w:rPr>
          <w:rFonts w:asciiTheme="minorHAnsi" w:eastAsia="Times New Roman" w:hAnsiTheme="minorHAnsi" w:cstheme="minorHAnsi"/>
          <w:sz w:val="24"/>
          <w:szCs w:val="24"/>
        </w:rPr>
        <w:fldChar w:fldCharType="separate"/>
      </w:r>
      <w:r>
        <w:rPr>
          <w:rFonts w:asciiTheme="minorHAnsi" w:hAnsiTheme="minorHAnsi" w:cstheme="minorHAnsi"/>
          <w:sz w:val="24"/>
        </w:rPr>
        <w:t>(Snyder &amp; Vinjamuri, 2006; Sriram, 2007)</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xml:space="preserve">. Some scholars and practitioners contend that pursuing justice and accountability amidst peacemaking is risky. According to this view, broaching war crimes prosecutions or similar measures too early might harden positions, as perpetrators fearful of punishment could derail negotiations rather than sign an accord that might eventually hold them accountable. In contrast, a growing normative consensus, reflected in international policy and practice, holds that durable peace requires addressing past abuses; ignoring justice might yield a quick deal, but potentially one lacking legitimacy and prone to unravel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{"citationID":"K8Zx0oiS","properties":{"formattedCitation":"(Olsen et al., 2010)","plainCitation":"(Olsen et al., 2010)","noteIndex":0},"citationItems":[{"id":232,"uris":["http://zotero.org/users/2419647/items/2QV9ZAZ4"],"itemData":{"id":232,"type":"article-journal","abstract":"This article presents a new dataset of transitional justice mechanisms utilized worldwide from 1970—2007. These data complement the growing body of quantitative and comparative analyses of transitional justice. This article summarizes three important contributions made by the dataset. First, it includes five transitional justice mechanisms (trials, truth commissions, amnesties, reparations, and lustration policies), allowing scholars to avoid many of the methodological errors committed by performing single-mechanism studies. Second, it provides an expanded sample, both temporally and geographically, to facilitate greater comparative and policy impact. Third, the dataset enables scholars to analyze transitional justice across a variety of political contexts, including democratic transitions and civil wars. These data illuminate a new set of general trends and patterns in the implementation of transitional justice worldwide. The findings show that countries adopt amnesties more often than other mechanisms. They predominantly grant them in the context of civil war and to opponents of the state, rather than state agents. Courts rarely prosecute those currently in power for human rights violations. In civil war settings, rebels, rather than state actors, face trials. In post-authoritarian settings, courts try former authoritarian actors, but do not address crimes committed by the opposition to authoritarian rule. The dataset also reveals regional patterns of mechanism usage. Trials, lustration policies, and reparations occur most often in Europe. Non-European countries more frequently adopt truth commissions and amnesties than do their European counterparts, with a particularly high number of amnesties granted in Latin America.","container-title":"Journal of Peace Research","DOI":"10.1177/0022343310382205","ISSN":"0022-3433, 1460-3578","issue":"6","journalAbbreviation":"Journal of Peace Research","language":"en","note":"00018","page":"803-809","source":"jpr.sagepub.com","title":"Transitional justice in the world, 1970-2007: Insights from a new dataset","title-short":"Transitional justice in the world, 1970-2007","URL":"http://jpr.sagepub.com/content/47/6/803","volume":"47","author":[{"family":"Olsen","given":"Tricia D."},{"family":"Payne","given":"Leigh A."},{"family":"Reiter","given":"Andrew G."}],"accessed":{"date-parts":[["2015",5,6]]},"issued":{"date-parts":[["2010",11,1]]}}}],"schema":"https://github.com/citation-style-language/schema/raw/master/csl-citation.json"} </w:instrText>
      </w:r>
      <w:r>
        <w:rPr>
          <w:rFonts w:asciiTheme="minorHAnsi" w:eastAsia="Times New Roman" w:hAnsiTheme="minorHAnsi" w:cstheme="minorHAnsi"/>
          <w:sz w:val="24"/>
          <w:szCs w:val="24"/>
        </w:rPr>
        <w:fldChar w:fldCharType="separate"/>
      </w:r>
      <w:r>
        <w:rPr>
          <w:rFonts w:asciiTheme="minorHAnsi" w:hAnsiTheme="minorHAnsi" w:cstheme="minorHAnsi"/>
          <w:sz w:val="24"/>
        </w:rPr>
        <w:t>(Olsen et al., 2010)</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xml:space="preserve">. </w:t>
      </w:r>
    </w:p>
    <w:p w14:paraId="39A1B2F2" w14:textId="77777777" w:rsidR="00AC3461" w:rsidRPr="00AC3461" w:rsidRDefault="00AC3461" w:rsidP="00AC3461">
      <w:pPr>
        <w:bidi w:val="0"/>
        <w:spacing w:before="280" w:after="280" w:line="36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The peace versus justice debate has evolved considerably in recent years, moving beyond the stark trade-off framing that dominated earlier scholarship. Scholars skeptical of justice during negotiations, most notably Snyder and Vinjamuri (2006), argue that demanding accountability prematurely hardens positions and risks derailing peace processes altogether. By contrast, proponents of the “justice cascade” perspective — associated with Sikkink (2011) — hold that the global diffusion of accountability norms has changed the feasibility calculus: parties now expect some form of justice engagement as a condition of international legitimacy, making early TJ inclusion less costly than the skeptical view assumes. Dancy and Wiebelhaus-Brahm (2015) bring empirical rigor to this debate by using Qualitative Comparative Analysis to examine how TJ mechanisms are sequenced in post-conflict contexts, finding that combinations of mechanisms matter as much as individual provisions. Our study builds directly on their methodological insight — the importance of combinations and sequencing — while extending it to a larger N and focusing specifically on the partial-stage predictors of process success rather than post-agreement TJ adoption. Empirically, Olsen, Payne, and Reiter (2010) find that TJ mechanisms, rather than necessarily impeding peace, often correlate with improved human rights outcomes and democratic consolidation in post-conflict settings. Their analysis suggests that the assumed trade-off may be overstated, though they also find that combinations of TJ mechanisms work better than single approaches alone. </w:t>
      </w:r>
      <w:r>
        <w:rPr>
          <w:rFonts w:asciiTheme="minorHAnsi" w:eastAsia="Times New Roman" w:hAnsiTheme="minorHAnsi" w:cstheme="minorHAnsi"/>
          <w:sz w:val="24"/>
          <w:szCs w:val="24"/>
        </w:rPr>
        <w:lastRenderedPageBreak/>
        <w:t>This finding hints at the importance of not just whether TJ is included, but which specific mechanisms are employed and how they are sequenced.</w:t>
      </w:r>
      <w:r>
        <w:rPr>
          <w:rFonts w:asciiTheme="minorHAnsi" w:eastAsia="Times New Roman" w:hAnsiTheme="minorHAnsi"/>
          <w:sz w:val="24"/>
          <w:szCs w:val="24"/>
          <w:rtl/>
        </w:rPr>
        <w:t>.</w:t>
      </w:r>
    </w:p>
    <w:p w14:paraId="0B5AC7E8" w14:textId="77777777" w:rsidR="00AC3461" w:rsidRPr="00AC3461" w:rsidRDefault="00AC3461" w:rsidP="00D75050">
      <w:pPr>
        <w:bidi w:val="0"/>
        <w:spacing w:before="280" w:after="280" w:line="360" w:lineRule="auto"/>
        <w:rPr>
          <w:rFonts w:asciiTheme="minorHAnsi" w:eastAsia="Times New Roman" w:hAnsiTheme="minorHAnsi" w:cstheme="minorHAnsi"/>
          <w:sz w:val="24"/>
          <w:szCs w:val="24"/>
          <w:rtl/>
        </w:rPr>
      </w:pPr>
      <w:r>
        <w:rPr>
          <w:rFonts w:asciiTheme="minorHAnsi" w:eastAsia="Times New Roman" w:hAnsiTheme="minorHAnsi" w:cstheme="minorHAnsi"/>
          <w:sz w:val="24"/>
          <w:szCs w:val="24"/>
        </w:rPr>
        <w:t xml:space="preserve">More recent work examines the conditions under which TJ facilitates rather than impedes settlement. One study finds that truth commissions are more likely when conflicts end through negotiation rather than military victory, suggesting parties view them as acceptable compromise mechanisms that provide accountability without the threat of prosecutions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{"citationID":"EIvUOef4","properties":{"formattedCitation":"(Loyle &amp; Appel, 2017)","plainCitation":"(Loyle &amp; Appel, 2017)","noteIndex":0},"citationItems":[{"id":3115,"uris":["http://zotero.org/users/2419647/items/BIUFH2VA"],"itemData":{"id":3115,"type":"article-journal","abstract":"Why do some postconflict states return to violence, while others remain at peace? Analysts increasingly credit postconflict justice institutions—such as truth commissions, amnesties, reparations, and trials—with contributing to the prevention of conflict recurrence following civil wars. But scholars remain divided about the overall effectiveness of these varied institutions. In this article, we directly engage this debate. We seek to overcome theoretical and data limitations that make it difficult to address the relationship between justice institutions and the likelihood that conflict will recur. We find that only postconflict justice processes that lessen conflict-induced grievances, and thus address individual motivations to rebel, are successful at keeping the peace. In a series of statistical tests using new data on postconflict justice from 1946 to 2006, we find strong support for the role of motivation-addressing processes in reducing conflict recurrence.","container-title":"International Studies Quarterly","DOI":"10.1093/isq/sqx045","ISSN":"0020-8833","issue":"3","journalAbbreviation":"Int Stud Q","page":"690-703","source":"Silverchair","title":"Conflict Recurrence and Postconflict Justice: Addressing Motivations and Opportunities for Sustainable Peace","title-short":"Conflict Recurrence and Postconflict Justice","URL":"https://doi.org/10.1093/isq/sqx045","volume":"61","author":[{"family":"Loyle","given":"Cyanne E"},{"family":"Appel","given":"Benjamin J"}],"accessed":{"date-parts":[["2025",11,9]]},"issued":{"date-parts":[["2017",9,1]]}}}],"schema":"https://github.com/citation-style-language/schema/raw/master/csl-citation.json"} </w:instrText>
      </w:r>
      <w:r>
        <w:rPr>
          <w:rFonts w:asciiTheme="minorHAnsi" w:eastAsia="Times New Roman" w:hAnsiTheme="minorHAnsi" w:cstheme="minorHAnsi"/>
          <w:sz w:val="24"/>
          <w:szCs w:val="24"/>
        </w:rPr>
        <w:fldChar w:fldCharType="separate"/>
      </w:r>
      <w:r>
        <w:rPr>
          <w:sz w:val="24"/>
        </w:rPr>
        <w:t>(Loyle &amp; Appel, 2017)</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xml:space="preserve">. </w:t>
      </w:r>
    </w:p>
    <w:p w14:paraId="34B3C887" w14:textId="77777777" w:rsidR="002C7580" w:rsidRPr="00F25793" w:rsidRDefault="00000000" w:rsidP="00AE0FB5">
      <w:pPr>
        <w:bidi w:val="0"/>
        <w:spacing w:before="280" w:after="280" w:line="36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The practical reality often involves navigating a middle ground, recognizing that justice provisions frequently function as bargaining aspects that must be carefully woven into the broader peace settlement. Bell (2017), for instance, describes TJ measures as part of the complex tapestry of trade-offs inherent in achieving a political settlement – their inclusion must often be balanced with power-sharing arrangements, security guarantees for former combatants, and other crucial aspects of the deal. Because TJ touches upon such sensitive and core conflict issues, agreeing on its principles, even partially, may serve as a particularly potent signal of commitment to fundamental change, potentially building trust more effectively than agreements on less contentious matters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{"citationID":"mf6tbHdZ","properties":{"formattedCitation":"(Walter, 2002)","plainCitation":"(Walter, 2002)","noteIndex":0},"citationItems":[{"id":623,"uris":["http://zotero.org/users/2419647/items/B4MEZXCW"],"itemData":{"id":623,"type":"book","abstract":"Why do some civil wars end in successfully implemented peace settlements while others are fought to the finish? Numerous competing theories address this question. Yet not until now has a study combined the historical sweep, empirical richness, and conceptual rigor necessary to put them thoroughly to the test and draw lessons invaluable to students, scholars, and policymakers. Using data on every civil war fought between 1940 and 1992, Barbara Walter details the conditions that lead combatants to partake in what she defines as a three-step process--the decision on whether to initiate negotiations, to compromise, and, finally, to implement any resulting terms. Her key finding: rarely are such conflicts resolved without active third-party intervention. Walter argues that for negotiations to succeed it is not enough for the opposing sides to resolve the underlying issues behind a civil war. Instead the combatants must clear the much higher hurdle of designing credible guarantees on the terms of agreement--something that is difficult without outside assistance. Examining conflicts from Greece to Laos, China to Columbia, Bosnia to Rwanda, Walter confirms just how crucial the prospect of third-party security guarantees and effective power-sharing pacts can be--and that adversaries do, in fact, consider such factors in deciding whether to negotiate or fight. While taking many other variables into account and acknowledging that third parties must also weigh the costs and benefits of involvement in civil war resolution, this study reveals not only how peace is possible, but probable.","ISBN":"978-0-691-08931-7","language":"en","note":"00919","number-of-pages":"218","publisher":"Princeton University Press","source":"Google Books","title":"Committing to Peace: The Successful Settlement of Civil Wars","title-short":"Committing to Peace","author":[{"family":"Walter","given":"Barbara F."}],"issued":{"date-parts":[["2002"]]}}}],"schema":"https://github.com/citation-style-language/schema/raw/master/csl-citation.json"} </w:instrText>
      </w:r>
      <w:r>
        <w:rPr>
          <w:rFonts w:asciiTheme="minorHAnsi" w:eastAsia="Times New Roman" w:hAnsiTheme="minorHAnsi" w:cstheme="minorHAnsi"/>
          <w:sz w:val="24"/>
          <w:szCs w:val="24"/>
        </w:rPr>
        <w:fldChar w:fldCharType="separate"/>
      </w:r>
      <w:r>
        <w:rPr>
          <w:rFonts w:asciiTheme="minorHAnsi" w:hAnsiTheme="minorHAnsi" w:cstheme="minorHAnsi"/>
          <w:sz w:val="24"/>
        </w:rPr>
        <w:t>(Walter, 2002)</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xml:space="preserve">. Empirically, the record remains complex: cases exist where early truth-telling or victim participation appeared pivotal, while others suggest sweeping amnesties were deemed necessary compromises (e.g., Colombia's inclusion of a victims’ commission)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{"citationID":"56NtUdEo","properties":{"formattedCitation":"(Kapshuk, 2019)","plainCitation":"(Kapshuk, 2019)","noteIndex":0},"citationItems":[{"id":933,"uris":["http://zotero.org/users/2419647/items/66242WWC"],"itemData":{"id":933,"type":"article-journal","container-title":"Journal of Peacebuilding &amp; Development","issue":"1","page":"73-78","title":"Transitional Justice in the Israeli–Palestinian Negotiations: What Can Be Learned From the Colombian Case?","URL":"https://journals.sagepub.com/doi/full/10.1177/1542316619832682","volume":"14","author":[{"family":"Kapshuk","given":"Yoav"}],"accessed":{"date-parts":[["2020",7,25]]},"issued":{"date-parts":[["2019"]]}}}],"schema":"https://github.com/citation-style-language/schema/raw/master/csl-citation.json"} </w:instrText>
      </w:r>
      <w:r>
        <w:rPr>
          <w:rFonts w:asciiTheme="minorHAnsi" w:eastAsia="Times New Roman" w:hAnsiTheme="minorHAnsi" w:cstheme="minorHAnsi"/>
          <w:sz w:val="24"/>
          <w:szCs w:val="24"/>
        </w:rPr>
        <w:fldChar w:fldCharType="separate"/>
      </w:r>
      <w:r>
        <w:rPr>
          <w:rFonts w:asciiTheme="minorHAnsi" w:hAnsiTheme="minorHAnsi" w:cstheme="minorHAnsi"/>
          <w:sz w:val="24"/>
        </w:rPr>
        <w:t>(Kapshuk, 2019)</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w:t>
      </w:r>
    </w:p>
    <w:p w14:paraId="31AD8AC7" w14:textId="77777777" w:rsidR="002C7580" w:rsidRDefault="00000000" w:rsidP="00D16667">
      <w:pPr>
        <w:bidi w:val="0"/>
        <w:spacing w:before="280" w:after="280" w:line="36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Furthermore, the sheer variety of TJ mechanisms – ranging from measures often seen as confidence-building (like prisoner releases or truth commissions)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{"citationID":"s7Jc9kuh","properties":{"formattedCitation":"(Hayner, 2010; McEvoy, 1998)","plainCitation":"(Hayner, 2010; McEvoy, 1998)","noteIndex":0},"citationItems":[{"id":561,"uris":["http://zotero.org/users/2419647/items/JKA7VCXF"],"itemData":{"id":561,"type":"book","abstract":"In a sweeping review of forty truth commissions, Priscilla Hayner delivers a definitive exploration of the global experience in official truth-seeking after widespread atrocities. When Unspeakable Truths was first published in 2001, it quickly became a classic, helping to define the field of truth commissions and the broader arena of transitional justice. This second edition is fully updated and expanded, covering twenty new commissions formed in the last ten years, analyzing new trends, and offering detailed charts that assess the impact of truth commissions and provide comparative information not previously available.  Placing the increasing number of truth commissions within the broader expansion in transitional justice, Unspeakable Truths surveys key developments and new thinking in reparations, international justice, healing from trauma, and other areas. The book challenges many widely-held assumptions, based on hundreds of interviews and a sweeping review of the literature. This book will help to define how these issues are addressed in the future.","ISBN":"978-1-135-24557-3","language":"en","note":"00000","number-of-pages":"498","publisher":"Routledge","source":"Google Books","title":"Unspeakable Truths: Transitional Justice and the Challenge of Truth Commissions","title-short":"Unspeakable Truths","author":[{"family":"Hayner","given":"Priscilla B."}],"issued":{"date-parts":[["2010",9,13]]}}},{"id":183,"uris":["http://zotero.org/users/2419647/items/V2D2ENH7"],"itemData":{"id":183,"type":"article-journal","container-title":"International Criminal Justice Review","DOI":"10.1177/105756779800800103","ISSN":"1057-5677","issue":"1","language":"en","note":"00009","page":"33-60","source":"CrossRef","title":"Prisoner Release and Conflict Resolution: International Lessons for Northern Ireland","title-short":"Prisoner Release and Conflict Resolution","URL":"http://icj.sagepub.com/cgi/doi/10.1177/105756779800800103","volume":"8","author":[{"family":"McEvoy","given":"Kieran"}],"accessed":{"date-parts":[["2015",6,18]]},"issued":{"date-parts":[["1998",5,1]]}}}],"schema":"https://github.com/citation-style-language/schema/raw/master/csl-citation.json"} </w:instrText>
      </w:r>
      <w:r>
        <w:rPr>
          <w:rFonts w:asciiTheme="minorHAnsi" w:eastAsia="Times New Roman" w:hAnsiTheme="minorHAnsi" w:cstheme="minorHAnsi"/>
          <w:sz w:val="24"/>
          <w:szCs w:val="24"/>
        </w:rPr>
        <w:fldChar w:fldCharType="separate"/>
      </w:r>
      <w:r>
        <w:rPr>
          <w:rFonts w:asciiTheme="minorHAnsi" w:hAnsiTheme="minorHAnsi" w:cstheme="minorHAnsi"/>
          <w:sz w:val="24"/>
        </w:rPr>
        <w:t>(Hayner, 2010; McEvoy, 1998)</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xml:space="preserve"> to those potentially perceived as more threatening by elites (like vetting or international prosecutions) – makes the field an especially relevant testing ground for exploring which types of substantive commitments made during intermediate stages are associated with successful process progression. Recent quantitative work reinforces this complexity;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{"citationID":"Q9n91VWz","properties":{"formattedCitation":"(Leib, 2022)","plainCitation":"(Leib, 2022)","dontUpdate":true,"noteIndex":0},"citationItems":[{"id":2707,"uris":["http://zotero.org/users/2419647/items/K5RE7Y2T"],"itemData":{"id":2707,"type":"article-journal","abstract":"In which negotiation contexts are transitional justice provisions included in peace agreements? Today, many peace agreements include transitional justice provisions, but their inclusion differs based on conflict and negotiation characteristics. While context thus seems to be relevant for the choice of transitional justice provisions agreed on by the warring parties, very little is known about the context clusters that enable transitional justice. Using data on 58 full peace agreements signed between 1989 and 2018, a crisp-set Qualitative Comparative Analysis (QCA) investigates the combinations of conflict intensity, rebel group strength, type of conflict, third-party support and civil society participation that led to the inclusion of transitional justice provisions. The result of this exploratory study suggests four context settings that are identified as being empirically relevant for the inclusion of transitional justice provisions. Choices of justice are thus the result of an overall negotiation environment characterized by multiple interrelated context factors.","container-title":"International Journal of Transitional Justice","DOI":"10.1093/ijtj/ijac015","ISSN":"1752-7716","issue":"3","journalAbbreviation":"International Journal of Transitional Justice","page":"439-457","source":"Silverchair","title":"How Justice Becomes Part of the Deal: Pre-Conditions for the Inclusion of Transitional Justice Provisions in Peace Agreements","title-short":"How Justice Becomes Part of the Deal","URL":"https://doi.org/10.1093/ijtj/ijac015","volume":"16","author":[{"family":"Leib","given":"Julia"}],"accessed":{"date-parts":[["2025",5,11]]},"issued":{"date-parts":[["2022",11,1]]}}}],"schema":"https://github.com/citation-style-language/schema/raw/master/csl-citation.json"} </w:instrText>
      </w:r>
      <w:r>
        <w:rPr>
          <w:rFonts w:asciiTheme="minorHAnsi" w:eastAsia="Times New Roman" w:hAnsiTheme="minorHAnsi" w:cstheme="minorHAnsi"/>
          <w:sz w:val="24"/>
          <w:szCs w:val="24"/>
        </w:rPr>
        <w:fldChar w:fldCharType="separate"/>
      </w:r>
      <w:r>
        <w:rPr>
          <w:rFonts w:asciiTheme="minorHAnsi" w:hAnsiTheme="minorHAnsi" w:cstheme="minorHAnsi"/>
          <w:sz w:val="24"/>
        </w:rPr>
        <w:t>Leib (2022)</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xml:space="preserve">, for example, finds that no single factor guarantees TJ inclusion in peace agreements. Instead, TJ provisions tend to emerge when multiple contextual conditions align – such as high-intensity conflict involving strong rebel groups, alongside robust third-party and civil society </w:t>
      </w:r>
      <w:r>
        <w:rPr>
          <w:rFonts w:asciiTheme="minorHAnsi" w:eastAsia="Times New Roman" w:hAnsiTheme="minorHAnsi" w:cstheme="minorHAnsi"/>
          <w:sz w:val="24"/>
          <w:szCs w:val="24"/>
        </w:rPr>
        <w:lastRenderedPageBreak/>
        <w:t xml:space="preserve">engagement. This suggests that the presence of TJ is not random but may reflect a convergence of international pressure, local demand, conflict dynamics, and negotiation ripeness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{"citationID":"vUsN5YAS","properties":{"formattedCitation":"(Leib, 2022)","plainCitation":"(Leib, 2022)","noteIndex":0},"citationItems":[{"id":2707,"uris":["http://zotero.org/users/2419647/items/K5RE7Y2T"],"itemData":{"id":2707,"type":"article-journal","abstract":"In which negotiation contexts are transitional justice provisions included in peace agreements? Today, many peace agreements include transitional justice provisions, but their inclusion differs based on conflict and negotiation characteristics. While context thus seems to be relevant for the choice of transitional justice provisions agreed on by the warring parties, very little is known about the context clusters that enable transitional justice. Using data on 58 full peace agreements signed between 1989 and 2018, a crisp-set Qualitative Comparative Analysis (QCA) investigates the combinations of conflict intensity, rebel group strength, type of conflict, third-party support and civil society participation that led to the inclusion of transitional justice provisions. The result of this exploratory study suggests four context settings that are identified as being empirically relevant for the inclusion of transitional justice provisions. Choices of justice are thus the result of an overall negotiation environment characterized by multiple interrelated context factors.","container-title":"International Journal of Transitional Justice","DOI":"10.1093/ijtj/ijac015","ISSN":"1752-7716","issue":"3","journalAbbreviation":"International Journal of Transitional Justice","page":"439-457","source":"Silverchair","title":"How Justice Becomes Part of the Deal: Pre-Conditions for the Inclusion of Transitional Justice Provisions in Peace Agreements","title-short":"How Justice Becomes Part of the Deal","URL":"https://doi.org/10.1093/ijtj/ijac015","volume":"16","author":[{"family":"Leib","given":"Julia"}],"accessed":{"date-parts":[["2025",5,11]]},"issued":{"date-parts":[["2022",11,1]]}}}],"schema":"https://github.com/citation-style-language/schema/raw/master/csl-citation.json"} </w:instrText>
      </w:r>
      <w:r>
        <w:rPr>
          <w:rFonts w:asciiTheme="minorHAnsi" w:eastAsia="Times New Roman" w:hAnsiTheme="minorHAnsi" w:cstheme="minorHAnsi"/>
          <w:sz w:val="24"/>
          <w:szCs w:val="24"/>
        </w:rPr>
        <w:fldChar w:fldCharType="separate"/>
      </w:r>
      <w:r>
        <w:rPr>
          <w:sz w:val="24"/>
        </w:rPr>
        <w:t>(Leib, 2022)</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Therefore, examining whether and how specific TJ provisions in partial agreements predict comprehensive outcomes allows us to probe the mechanisms of process progression using a critical, highly salient set of issues, while remaining mindful, as Lieb’s work suggests, that TJ’s presence reflects a complex negotiation environment requiring cautious interpretation.</w:t>
      </w:r>
    </w:p>
    <w:p w14:paraId="69B1B926" w14:textId="77777777" w:rsidR="00D16667" w:rsidRDefault="00D16667" w:rsidP="00D16667">
      <w:pPr>
        <w:bidi w:val="0"/>
        <w:spacing w:before="280" w:after="280" w:line="36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Our analysis builds on this recent scholarship by shifting the analytical question. While existing work examines what contexts produce TJ inclusion (Leib, 2022) or how TJ affects post-conflict outcomes (Olsen et al., 2010), we ask whether specific TJ provisions included during interim stages predict whether processes reach comprehensive settlement. This question is both theoretically and practically important. Theoretically, it speaks directly to debates about whether justice demands help or hinder peace negotiations by examining associations between interim justice commitments and ultimate process success. Practically, it can inform negotiators and mediators about which justice provisions during partial stages are associated with progression toward final settlement. Moreover, by disaggregating TJ into specific mechanisms we can move beyond asking whether "justice" broadly matters to examining which forms of justice are associated with successful process dynamics. This granular approach recognizes that TJ is not monolithic: some mechanisms may function primarily as confidence-building measures, others as legitimacy-building tools, and still others as accountability frameworks. Understanding these different roles is essential for both theoretical development and practical peacemaking.</w:t>
      </w:r>
    </w:p>
    <w:p w14:paraId="6218E43C" w14:textId="77777777" w:rsidR="00DC2D69" w:rsidRPr="00DC2D69" w:rsidRDefault="00DC2D69" w:rsidP="00DC2D69">
      <w:pPr>
        <w:bidi w:val="0"/>
        <w:spacing w:before="280" w:after="280" w:line="360" w:lineRule="auto"/>
        <w:rPr>
          <w:rFonts w:asciiTheme="minorHAnsi" w:eastAsia="Times New Roman" w:hAnsiTheme="minorHAnsi" w:cstheme="minorHAnsi"/>
          <w:sz w:val="24"/>
          <w:szCs w:val="24"/>
          <w:rtl/>
        </w:rPr>
      </w:pPr>
      <w:r>
        <w:rPr>
          <w:rFonts w:asciiTheme="minorHAnsi" w:eastAsia="Times New Roman" w:hAnsiTheme="minorHAnsi" w:cstheme="minorHAnsi"/>
          <w:sz w:val="24"/>
          <w:szCs w:val="24"/>
        </w:rPr>
        <w:t>2.3 Theorizing Disaggregated TJ Provisions: Four Mechanisms</w:t>
      </w:r>
    </w:p>
    <w:p w14:paraId="5AE430E5" w14:textId="4AFABE52" w:rsidR="00FA2081" w:rsidRPr="00FA2081" w:rsidRDefault="00EA3072" w:rsidP="00FA2081">
      <w:pPr>
        <w:bidi w:val="0"/>
        <w:spacing w:line="360" w:lineRule="auto"/>
        <w:rPr>
          <w:ins w:id="13" w:author="קפשוק יואב" w:date="2026-05-16T03:08:00Z"/>
          <w:rFonts w:asciiTheme="minorHAnsi" w:hAnsiTheme="minorHAnsi" w:cstheme="minorHAnsi"/>
          <w:sz w:val="24"/>
          <w:szCs w:val="24"/>
        </w:rPr>
      </w:pPr>
      <w:r>
        <w:rPr>
          <w:rFonts w:asciiTheme="minorHAnsi" w:eastAsia="Times New Roman" w:hAnsiTheme="minorHAnsi" w:cstheme="minorHAnsi"/>
          <w:sz w:val="24"/>
          <w:szCs w:val="24"/>
        </w:rPr>
        <w:t>The literature on TJ is extensive; however, our process-level approach utilizing temporal freezing enables an analysis of which specific TJ provisions, incorporated during interim phases, forecast advancement toward a comprehensive peace settlement. We identify four primary mechanisms by which various TJ provisions may facilitate or hinder this progression.</w:t>
      </w:r>
      <w:r w:rsidR="00FA2081" w:rsidRPr="00FA2081">
        <w:rPr>
          <w:rFonts w:asciiTheme="minorHAnsi" w:hAnsiTheme="minorHAnsi" w:cstheme="minorHAnsi"/>
          <w:sz w:val="24"/>
          <w:szCs w:val="24"/>
        </w:rPr>
        <w:t xml:space="preserve"> </w:t>
      </w:r>
    </w:p>
    <w:p w14:paraId="323F197E" w14:textId="77777777" w:rsidR="005B3039" w:rsidRPr="00003158" w:rsidRDefault="007A290D" w:rsidP="005B3039">
      <w:pPr>
        <w:bidi w:val="0"/>
        <w:spacing w:before="280" w:after="280" w:line="360" w:lineRule="auto"/>
        <w:rPr>
          <w:rFonts w:asciiTheme="minorHAnsi" w:eastAsia="Times New Roman" w:hAnsiTheme="minorHAnsi" w:cstheme="minorHAnsi"/>
          <w:sz w:val="24"/>
          <w:szCs w:val="24"/>
          <w:u w:val="single"/>
        </w:rPr>
      </w:pPr>
      <w:r>
        <w:rPr>
          <w:rFonts w:asciiTheme="minorHAnsi" w:eastAsia="Times New Roman" w:hAnsiTheme="minorHAnsi" w:cstheme="minorHAnsi"/>
          <w:sz w:val="24"/>
          <w:szCs w:val="24"/>
          <w:u w:val="single"/>
        </w:rPr>
        <w:lastRenderedPageBreak/>
        <w:t>Prisoner Release</w:t>
      </w:r>
    </w:p>
    <w:p w14:paraId="39C1B723" w14:textId="77777777" w:rsidR="00114A1E" w:rsidRPr="00114A1E" w:rsidRDefault="00114A1E" w:rsidP="00114A1E">
      <w:pPr>
        <w:bidi w:val="0"/>
        <w:spacing w:before="280" w:after="280" w:line="36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Prisoner releases constitute one of the most tangible confidence-building measures available to negotiators. Unlike abstract commitments or promises for future implementation, releasing detainees provides immediate, observable evidence of good faith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{"citationID":"SjN9rmlY","properties":{"formattedCitation":"(McEvoy, 1998)","plainCitation":"(McEvoy, 1998)","noteIndex":0},"citationItems":[{"id":183,"uris":["http://zotero.org/users/2419647/items/V2D2ENH7"],"itemData":{"id":183,"type":"article-journal","container-title":"International Criminal Justice Review","DOI":"10.1177/105756779800800103","ISSN":"1057-5677","issue":"1","language":"en","note":"00009","page":"33-60","source":"CrossRef","title":"Prisoner Release and Conflict Resolution: International Lessons for Northern Ireland","title-short":"Prisoner Release and Conflict Resolution","URL":"http://icj.sagepub.com/cgi/doi/10.1177/105756779800800103","volume":"8","author":[{"family":"McEvoy","given":"Kieran"}],"accessed":{"date-parts":[["2015",6,18]]},"issued":{"date-parts":[["1998",5,1]]}}}],"schema":"https://github.com/citation-style-language/schema/raw/master/csl-citation.json"} </w:instrText>
      </w:r>
      <w:r>
        <w:rPr>
          <w:rFonts w:asciiTheme="minorHAnsi" w:eastAsia="Times New Roman" w:hAnsiTheme="minorHAnsi" w:cstheme="minorHAnsi"/>
          <w:sz w:val="24"/>
          <w:szCs w:val="24"/>
        </w:rPr>
        <w:fldChar w:fldCharType="separate"/>
      </w:r>
      <w:r>
        <w:rPr>
          <w:sz w:val="24"/>
        </w:rPr>
        <w:t>(McEvoy, 1998)</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xml:space="preserve">. The theoretical mechanism operates at multiple levels. Symbolically, releases signal willingness to make costly concessions and demonstrate trust in the peace process. Practically, releases reduce one source of ongoing grievance and can build support within communities affected by detention. Strategically, releases can strengthen moderates by demonstrating that negotiation delivers concrete results, undermining hardliners who advocate continued violence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{"citationID":"le6CpcwX","properties":{"formattedCitation":"(Lehrs, 2015)","plainCitation":"(Lehrs, 2015)","noteIndex":0},"citationItems":[{"id":1098,"uris":["http://zotero.org/users/2419647/items/UPXJDAYP"],"itemData":{"id":1098,"type":"article-journal","abstract":"The question of prisoners release in peace processes is a is a sensitive and complex issue that has challenged many conflict areas. Because the prisoners issue is a source of tension and confrontation between disputing sides, any effort to promote a","container-title":"Politika - The Israeli Journal of Political Science &amp;amp; International Relations","language":"en","source":"www.academia.edu","title":"Prisoners Release, Justice and Reconciliation: Between Northern Ireland and Israel/Palestine (Hebrew).","title-short":"&amp;quot;Prisoners Release, Justice and Reconciliation","URL":"https://www.academia.edu/30248038/_Prisoners_Release_Justice_and_Reconciliation_Between_Northern_Ireland_and_Israel_Palestine_Hebrew_","author":[{"family":"Lehrs","given":"Lior"}],"accessed":{"date-parts":[["2023",3,1]]},"issued":{"date-parts":[["2015",1,1]]}}}],"schema":"https://github.com/citation-style-language/schema/raw/master/csl-citation.json"} </w:instrText>
      </w:r>
      <w:r>
        <w:rPr>
          <w:rFonts w:asciiTheme="minorHAnsi" w:eastAsia="Times New Roman" w:hAnsiTheme="minorHAnsi" w:cstheme="minorHAnsi"/>
          <w:sz w:val="24"/>
          <w:szCs w:val="24"/>
        </w:rPr>
        <w:fldChar w:fldCharType="separate"/>
      </w:r>
      <w:r>
        <w:rPr>
          <w:sz w:val="24"/>
        </w:rPr>
        <w:t>(Lehrs, 2015)</w:t>
      </w:r>
      <w:r>
        <w:rPr>
          <w:rFonts w:asciiTheme="minorHAnsi" w:eastAsia="Times New Roman" w:hAnsiTheme="minorHAnsi" w:cstheme="minorHAnsi"/>
          <w:sz w:val="24"/>
          <w:szCs w:val="24"/>
        </w:rPr>
        <w:fldChar w:fldCharType="end"/>
      </w:r>
      <w:r>
        <w:rPr>
          <w:rFonts w:asciiTheme="minorHAnsi" w:eastAsia="Times New Roman" w:hAnsiTheme="minorHAnsi"/>
          <w:sz w:val="24"/>
          <w:szCs w:val="24"/>
          <w:rtl/>
        </w:rPr>
        <w:t>.</w:t>
      </w:r>
    </w:p>
    <w:p w14:paraId="579B94AD" w14:textId="77777777" w:rsidR="007A290D" w:rsidRDefault="00114A1E" w:rsidP="00114A1E">
      <w:pPr>
        <w:bidi w:val="0"/>
        <w:spacing w:before="280" w:after="280" w:line="36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Importantly, prisoner releases represent a relatively non threatening form of TJ for negotiating parties. Unlike prosecutions or vetting, releases do not impose accountability on current leaders but instead demonstrate magnanimity. From a process dynamics perspective, prisoner releases during partial stages should predict success because they generate trust through costly signals; deliver tangible benefits that justify continued negotiation to constituencies, and do not threaten elites in ways that might provoke spoiling behavior. In the TJ literature, prisoner and combatant release provisions occupy a distinct position from amnesty: where amnesties typically address criminal liability prospectively, prisoner releases address the status of individuals already held, making them a lower-stakes but symbolically significant gesture of good faith (Mallinder, 2008). The distinct legal logics of these two mechanisms — amnesty as a waiver of future prosecution, release as a resolution of current detention — means they may function differently in negotiation dynamics even when they are treated as similar categories in broader TJ frameworks.</w:t>
      </w:r>
    </w:p>
    <w:p w14:paraId="06A39E52" w14:textId="77777777" w:rsidR="007A290D" w:rsidRDefault="00114A1E" w:rsidP="007A290D">
      <w:pPr>
        <w:bidi w:val="0"/>
        <w:spacing w:before="280" w:after="280" w:line="360" w:lineRule="auto"/>
        <w:rPr>
          <w:rFonts w:asciiTheme="minorHAnsi" w:eastAsia="Times New Roman" w:hAnsiTheme="minorHAnsi" w:cstheme="minorHAnsi"/>
          <w:sz w:val="24"/>
          <w:szCs w:val="24"/>
          <w:rtl/>
        </w:rPr>
      </w:pPr>
      <w:r>
        <w:rPr>
          <w:rFonts w:asciiTheme="minorHAnsi" w:eastAsia="Times New Roman" w:hAnsiTheme="minorHAnsi" w:cstheme="minorHAnsi"/>
          <w:sz w:val="24"/>
          <w:szCs w:val="24"/>
        </w:rPr>
        <w:t>H1: Including provisions for prisoner release during interim stages of a peace process is positively associated with achieving a comprehensive agreement.</w:t>
      </w:r>
    </w:p>
    <w:p w14:paraId="4DFD71BA" w14:textId="77777777" w:rsidR="00DC2D69" w:rsidRPr="00003158" w:rsidRDefault="0018343D" w:rsidP="0018343D">
      <w:pPr>
        <w:bidi w:val="0"/>
        <w:spacing w:before="280" w:after="280" w:line="360" w:lineRule="auto"/>
        <w:rPr>
          <w:rFonts w:asciiTheme="minorHAnsi" w:eastAsia="Times New Roman" w:hAnsiTheme="minorHAnsi" w:cstheme="minorHAnsi"/>
          <w:sz w:val="24"/>
          <w:szCs w:val="24"/>
          <w:u w:val="single"/>
        </w:rPr>
      </w:pPr>
      <w:r>
        <w:rPr>
          <w:rFonts w:asciiTheme="minorHAnsi" w:eastAsia="Times New Roman" w:hAnsiTheme="minorHAnsi" w:cstheme="minorHAnsi"/>
          <w:sz w:val="24"/>
          <w:szCs w:val="24"/>
          <w:u w:val="single"/>
        </w:rPr>
        <w:t>Victims Provisions</w:t>
      </w:r>
    </w:p>
    <w:p w14:paraId="0F00C06B" w14:textId="77777777" w:rsidR="0018343D" w:rsidRPr="0018343D" w:rsidRDefault="0018343D" w:rsidP="000566A4">
      <w:pPr>
        <w:bidi w:val="0"/>
        <w:spacing w:before="280" w:after="280" w:line="36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lastRenderedPageBreak/>
        <w:t xml:space="preserve">Provisions specifically addressing victims serve a different but equally important function since they build the legitimacy necessary for sustainable settlement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{"citationID":"LQ7IofbM","properties":{"formattedCitation":"(Jamar &amp; Bell, 2019)","plainCitation":"(Jamar &amp; Bell, 2019)","noteIndex":0},"citationItems":[{"id":733,"uris":["http://zotero.org/users/2419647/items/C79GR8CM"],"itemData":{"id":733,"type":"post-weblog","abstract":"Transitional Justice and Peace Negotiations with a Gender Lens Citation: Download report Download the report in Arabic About: This brief sets out a gender and women's rights analysis of transitio","container-title":"Political Settlements Research Programme","language":"en-US","title":"Transitional Justice and Peace Negotiations with a Gender Lens","URL":"http://www.politicalsettlements.org/publications-database/transitional-justice-and-peace-negotiations-with-a-gender-lens/","author":[{"family":"Jamar","given":"A."},{"family":"Bell","given":"C."}],"accessed":{"date-parts":[["2019",9,12]]},"issued":{"date-parts":[["2019"]]}}}],"schema":"https://github.com/citation-style-language/schema/raw/master/csl-citation.json"} </w:instrText>
      </w:r>
      <w:r>
        <w:rPr>
          <w:rFonts w:asciiTheme="minorHAnsi" w:eastAsia="Times New Roman" w:hAnsiTheme="minorHAnsi" w:cstheme="minorHAnsi"/>
          <w:sz w:val="24"/>
          <w:szCs w:val="24"/>
        </w:rPr>
        <w:fldChar w:fldCharType="separate"/>
      </w:r>
      <w:r>
        <w:rPr>
          <w:sz w:val="24"/>
        </w:rPr>
        <w:t>(Jamar &amp; Bell, 2019)</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Conflicts create profound grievances among affected populations. If peace processes appear to be elite bargains that ignore these grievances, they risk lacking the societal support necessary for implementation and durability</w:t>
      </w:r>
      <w:r>
        <w:rPr>
          <w:rFonts w:asciiTheme="minorHAnsi" w:eastAsia="Times New Roman" w:hAnsiTheme="minorHAnsi"/>
          <w:sz w:val="24"/>
          <w:szCs w:val="24"/>
          <w:rtl/>
        </w:rPr>
        <w:t>.</w:t>
      </w:r>
      <w:r>
        <w:rPr>
          <w:rFonts w:asciiTheme="minorHAnsi" w:eastAsia="Times New Roman" w:hAnsiTheme="minorHAnsi" w:cstheme="minorHAnsi"/>
          <w:sz w:val="24"/>
          <w:szCs w:val="24"/>
        </w:rPr>
        <w:t xml:space="preserve"> Theoretically, giving victims voice and recognition builds support among populations who must ultimately live with the settlement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{"citationID":"d3sDLTcS","properties":{"formattedCitation":"(Hayner, 2010)","plainCitation":"(Hayner, 2010)","noteIndex":0},"citationItems":[{"id":561,"uris":["http://zotero.org/users/2419647/items/JKA7VCXF"],"itemData":{"id":561,"type":"book","abstract":"In a sweeping review of forty truth commissions, Priscilla Hayner delivers a definitive exploration of the global experience in official truth-seeking after widespread atrocities. When Unspeakable Truths was first published in 2001, it quickly became a classic, helping to define the field of truth commissions and the broader arena of transitional justice. This second edition is fully updated and expanded, covering twenty new commissions formed in the last ten years, analyzing new trends, and offering detailed charts that assess the impact of truth commissions and provide comparative information not previously available.  Placing the increasing number of truth commissions within the broader expansion in transitional justice, Unspeakable Truths surveys key developments and new thinking in reparations, international justice, healing from trauma, and other areas. The book challenges many widely-held assumptions, based on hundreds of interviews and a sweeping review of the literature. This book will help to define how these issues are addressed in the future.","ISBN":"978-1-135-24557-3","language":"en","note":"00000","number-of-pages":"498","publisher":"Routledge","source":"Google Books","title":"Unspeakable Truths: Transitional Justice and the Challenge of Truth Commissions","title-short":"Unspeakable Truths","author":[{"family":"Hayner","given":"Priscilla B."}],"issued":{"date-parts":[["2010",9,13]]}}}],"schema":"https://github.com/citation-style-language/schema/raw/master/csl-citation.json"} </w:instrText>
      </w:r>
      <w:r>
        <w:rPr>
          <w:rFonts w:asciiTheme="minorHAnsi" w:eastAsia="Times New Roman" w:hAnsiTheme="minorHAnsi" w:cstheme="minorHAnsi"/>
          <w:sz w:val="24"/>
          <w:szCs w:val="24"/>
        </w:rPr>
        <w:fldChar w:fldCharType="separate"/>
      </w:r>
      <w:r>
        <w:rPr>
          <w:sz w:val="24"/>
        </w:rPr>
        <w:t>(Hayner, 2010)</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xml:space="preserve">. Acknowledging victims signals that the post conflict order will be different from the conflict itself, establishing principles of dignity rather than impunity </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{"citationID":"Fk8t3AVb","properties":{"formattedCitation":"(Bell, 2009)","plainCitation":"(Bell, 2009)","noteIndex":0},"citationItems":[{"id":240,"uris":["http://zotero.org/users/2419647/items/AZGQB4DA"],"itemData":{"id":240,"type":"article-journal","abstract":"1Transitional justice appears to be an established field of scholarship connected to a field of practice on how to deal with past human rights abuses in societies in transition. The original focus of transitional justice discourse was that human rights law requires accountability in transitions, rooted in the discipline of law. Over time, this focus has been expanded to include a much broader range of mechanisms, goals and inquiries across a range of disciplines. In order to probe the current state of the field, this article argues against the current conception of transitional justice as a praxis-based interdisciplinary field. It suggests that there is a hidden politics to how transitional justice has been constructed as an interdisciplinary field that obscures tensions between the range of practices and goals that it now incorporates.","container-title":"International Journal of Transitional Justice","DOI":"10.1093/ijtj/ijn044","ISSN":"1752-7716, 1752-7724","issue":"1","journalAbbreviation":"IJTJ","language":"en","note":"00115","page":"5-27","source":"ijtj.oxfordjournals.org","title":"Transitional Justice, Interdisciplinarity and the State of the ‘Field’ or ‘Non-Field’","URL":"http://ijtj.oxfordjournals.org/content/3/1/5","volume":"3","author":[{"family":"Bell","given":"Christine"}],"accessed":{"date-parts":[["2015",5,2]]},"issued":{"date-parts":[["2009",3,1]]}}}],"schema":"https://github.com/citation-style-language/schema/raw/master/csl-citation.json"} </w:instrText>
      </w:r>
      <w:r>
        <w:rPr>
          <w:rFonts w:asciiTheme="minorHAnsi" w:eastAsia="Times New Roman" w:hAnsiTheme="minorHAnsi" w:cstheme="minorHAnsi"/>
          <w:sz w:val="24"/>
          <w:szCs w:val="24"/>
        </w:rPr>
        <w:fldChar w:fldCharType="separate"/>
      </w:r>
      <w:r>
        <w:rPr>
          <w:sz w:val="24"/>
        </w:rPr>
        <w:t>(Bell, 2009)</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When victims are included, the peace process becomes more than a deal between armed groups; it becomes a broader societal transformation with wider stakeholders invested in success. From a process dynamics perspective, victim provisions during partial stages should predict success by generating the legitimacy necessary to sustain negotiations through difficult later stages and by building broader societal coalitions supporting settlement</w:t>
      </w:r>
      <w:r>
        <w:rPr>
          <w:rFonts w:asciiTheme="minorHAnsi" w:eastAsia="Times New Roman" w:hAnsiTheme="minorHAnsi"/>
          <w:sz w:val="24"/>
          <w:szCs w:val="24"/>
          <w:rtl/>
        </w:rPr>
        <w:t>.</w:t>
      </w:r>
    </w:p>
    <w:p w14:paraId="2AE2862A" w14:textId="77777777" w:rsidR="00DC2D69" w:rsidRPr="000566A4" w:rsidRDefault="0018343D" w:rsidP="0018343D">
      <w:pPr>
        <w:bidi w:val="0"/>
        <w:spacing w:before="280" w:after="280" w:line="360" w:lineRule="auto"/>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H2: Including provisions addressing victims during interim stages of a peace process is positively associated with achieving a comprehensive agreement.</w:t>
      </w:r>
    </w:p>
    <w:p w14:paraId="4F41C310" w14:textId="77777777" w:rsidR="000566A4" w:rsidRPr="00003158" w:rsidRDefault="00E008F8" w:rsidP="00AE0FB5">
      <w:pPr>
        <w:bidi w:val="0"/>
        <w:spacing w:line="360" w:lineRule="auto"/>
        <w:rPr>
          <w:rFonts w:asciiTheme="minorHAnsi" w:hAnsiTheme="minorHAnsi" w:cstheme="minorHAnsi"/>
          <w:sz w:val="24"/>
          <w:szCs w:val="24"/>
          <w:u w:val="single"/>
        </w:rPr>
      </w:pPr>
      <w:r>
        <w:rPr>
          <w:rFonts w:asciiTheme="minorHAnsi" w:hAnsiTheme="minorHAnsi" w:cstheme="minorHAnsi"/>
          <w:sz w:val="24"/>
          <w:szCs w:val="24"/>
          <w:u w:val="single"/>
        </w:rPr>
        <w:t>Reconciliation</w:t>
      </w:r>
    </w:p>
    <w:p w14:paraId="28E5136E" w14:textId="77777777" w:rsidR="007B4B9E" w:rsidRDefault="00E008F8" w:rsidP="00214985">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Reconciliation provisions address the relational damage that conflicts inflict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{"citationID":"zsfB9SK6","properties":{"formattedCitation":"(Bar-Tal &amp; Bennink, 2004)","plainCitation":"(Bar-Tal &amp; Bennink, 2004)","noteIndex":0},"citationItems":[{"id":1235,"uris":["http://zotero.org/users/2419647/items/5B246F9D"],"itemData":{"id":1235,"type":"chapter","abstract":"Reconciliation is now being considered in the areas of political science and political psychology because of the notion that peacemaking should be looked into with a macrosocietal perspective, thus involving reconciliation among the members of society instead of merely resolving conflict. The formal resolution of conflict usually only involves leaders, undermining the fact that they only account for a small portion of a society and that the members of the society may still be at war with each other. Reconciliation involves modifying motivations, beliefs, and attitudes of the majority, and such activities promote establishing or renewing relations within a group. This chapter looks into the nature of reconciliation as an outcome of a peacemaking and as a process.","container-title":"From Conflict Resolution to Reconciliation","event-place":"New York","ISBN":"978-0-19-516643-9","language":"eng","note":"DOI: 10.1093/acprof:oso/9780195166439.003.0002","publisher":"Oxford University Press","publisher-place":"New York","source":"University Press Scholarship","title":"The Nature of Reconciliation as an Outcome and as a Process","URL":"https://oxford.universitypressscholarship.com/10.1093/acprof:oso/9780195166439.001.0001/acprof-9780195166439-chapter-2","author":[{"family":"Bar-Tal","given":"Daniel"},{"family":"Bennink","given":"Gemma H."}],"accessed":{"date-parts":[["2021",11,3]]},"issued":{"date-parts":[["2004"]]}}}],"schema":"https://github.com/citation-style-language/schema/raw/master/csl-citation.json"} </w:instrText>
      </w:r>
      <w:r>
        <w:rPr>
          <w:rFonts w:asciiTheme="minorHAnsi" w:hAnsiTheme="minorHAnsi" w:cstheme="minorHAnsi"/>
          <w:sz w:val="24"/>
          <w:szCs w:val="24"/>
        </w:rPr>
        <w:fldChar w:fldCharType="separate"/>
      </w:r>
      <w:r>
        <w:rPr>
          <w:sz w:val="24"/>
        </w:rPr>
        <w:t>(Bar-Tal &amp; Bennink, 2004)</w:t>
      </w:r>
      <w:r>
        <w:rPr>
          <w:rFonts w:asciiTheme="minorHAnsi" w:hAnsiTheme="minorHAnsi" w:cstheme="minorHAnsi"/>
          <w:sz w:val="24"/>
          <w:szCs w:val="24"/>
        </w:rPr>
        <w:fldChar w:fldCharType="end"/>
      </w:r>
      <w:r>
        <w:rPr>
          <w:rFonts w:asciiTheme="minorHAnsi" w:hAnsiTheme="minorHAnsi" w:cstheme="minorHAnsi"/>
          <w:sz w:val="24"/>
          <w:szCs w:val="24"/>
        </w:rPr>
        <w:t>. While analytically distinct from victim provisions reconciliation focuses on repairing relationships and rebuilding social fabric</w:t>
      </w:r>
      <w:r>
        <w:rPr>
          <w:rFonts w:asciiTheme="minorHAnsi" w:hAnsiTheme="minorHAnsi"/>
          <w:sz w:val="24"/>
          <w:szCs w:val="24"/>
          <w:rtl/>
        </w:rPr>
        <w:t>.</w:t>
      </w:r>
      <w:r>
        <w:rPr>
          <w:rFonts w:asciiTheme="minorHAnsi" w:hAnsiTheme="minorHAnsi" w:cstheme="minorHAnsi"/>
          <w:sz w:val="24"/>
          <w:szCs w:val="24"/>
        </w:rPr>
        <w:t xml:space="preserve"> The theoretical mechanism involves horizontal dimensions, which reduce societal divisions that might fuel spoilers or make implementation difficult. Even if negotiators reach agreement, deeply divided communities can undermine implementation through local resistance or renewed violence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{"citationID":"6CZSA67D","properties":{"formattedCitation":"(Autesserre, 2010)","plainCitation":"(Autesserre, 2010)","noteIndex":0},"citationItems":[{"id":3108,"uris":["http://zotero.org/users/2419647/items/HQ69A2E4"],"itemData":{"id":3108,"type":"book","abstract":"The Trouble with the Congo suggests a new explanation for international peacebuilding failures in civil wars. Drawing from more than 330 interviews and a year and a half of field research, it develops a case study of the international intervention during the Democratic Republic of the Congo's unsuccessful transition from war to peace and democracy (2003–6). Grassroots rivalries over land, resources, and political power motivated widespread violence. However, a dominant peacebuilding culture shaped the intervention strategy in a way that precluded action on local conflicts, ultimately dooming the international efforts to end the deadliest conflict since World War II. Most international actors interpreted continued fighting as the consequence of national and regional tensions alone. UN staff and diplomats viewed intervention at the macro levels as their only legitimate responsibility. The dominant culture constructed local peacebuilding as such an unimportant, unfamiliar, and unmanageable task that neither shocking events nor resistance from select individuals could convince international actors to reevaluate their understanding of violence and intervention.","collection-title":"Cambridge Studies in International Relations","event-place":"Cambridge","ISBN":"978-0-521-19100-5","note":"DOI: 10.1017/CBO9780511761034","publisher":"Cambridge University Press","publisher-place":"Cambridge","source":"Cambridge University Press","title":"The Trouble with the Congo: Local Violence and the Failure of International Peacebuilding","title-short":"The Trouble with the Congo","URL":"https://www.cambridge.org/core/books/trouble-with-the-congo/7BB825CE2132698D505F0A11B04A01B5","author":[{"family":"Autesserre","given":"Séverine"}],"accessed":{"date-parts":[["2025",11,6]]},"issued":{"date-parts":[["2010"]]}}}],"schema":"https://github.com/citation-style-language/schema/raw/master/csl-citation.json"} </w:instrText>
      </w:r>
      <w:r>
        <w:rPr>
          <w:rFonts w:asciiTheme="minorHAnsi" w:hAnsiTheme="minorHAnsi" w:cstheme="minorHAnsi"/>
          <w:sz w:val="24"/>
          <w:szCs w:val="24"/>
        </w:rPr>
        <w:fldChar w:fldCharType="separate"/>
      </w:r>
      <w:r>
        <w:rPr>
          <w:sz w:val="24"/>
        </w:rPr>
        <w:t>(Autesserre, 2010)</w:t>
      </w:r>
      <w:r>
        <w:rPr>
          <w:rFonts w:asciiTheme="minorHAnsi" w:hAnsiTheme="minorHAnsi" w:cstheme="minorHAnsi"/>
          <w:sz w:val="24"/>
          <w:szCs w:val="24"/>
        </w:rPr>
        <w:fldChar w:fldCharType="end"/>
      </w:r>
      <w:r>
        <w:rPr>
          <w:rFonts w:asciiTheme="minorHAnsi" w:hAnsiTheme="minorHAnsi" w:cstheme="minorHAnsi"/>
          <w:sz w:val="24"/>
          <w:szCs w:val="24"/>
        </w:rPr>
        <w:t>. By addressing inter-communal relationships during interim stages, reconciliation provisions help create the social conditions necessary for a comprehensive agreement to succeed.</w:t>
      </w:r>
      <w:r>
        <w:t xml:space="preserve"> </w:t>
      </w:r>
      <w:r>
        <w:rPr>
          <w:rFonts w:asciiTheme="minorHAnsi" w:hAnsiTheme="minorHAnsi" w:cstheme="minorHAnsi"/>
          <w:sz w:val="24"/>
          <w:szCs w:val="24"/>
        </w:rPr>
        <w:t xml:space="preserve">While elite level negotiations are essential, research on peace durability emphasizes that agreements lacking broader societal support are vulnerable to breakdown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{"citationID":"x3BLqjDW","properties":{"formattedCitation":"(Walter, 2002)","plainCitation":"(Walter, 2002)","noteIndex":0},"citationItems":[{"id":623,"uris":["http://zotero.org/users/2419647/items/B4MEZXCW"],"itemData":{"id":623,"type":"book","abstract":"Why do some civil wars end in successfully implemented peace settlements while others are fought to the finish? Numerous competing theories address this question. Yet not until now has a study combined the historical sweep, empirical richness, and conceptual rigor necessary to put them thoroughly to the test and draw lessons invaluable to students, scholars, and policymakers. Using data on every civil war fought between 1940 and 1992, Barbara Walter details the conditions that lead combatants to partake in what she defines as a three-step process--the decision on whether to initiate negotiations, to compromise, and, finally, to implement any resulting terms. Her key finding: rarely are such conflicts resolved without active third-party intervention. Walter argues that for negotiations to succeed it is not enough for the opposing sides to resolve the underlying issues behind a civil war. Instead the combatants must clear the much higher hurdle of designing credible guarantees on the terms of agreement--something that is difficult without outside assistance. Examining conflicts from Greece to Laos, China to Columbia, Bosnia to Rwanda, Walter confirms just how crucial the prospect of third-party security guarantees and effective power-sharing pacts can be--and that adversaries do, in fact, consider such factors in deciding whether to negotiate or fight. While taking many other variables into account and acknowledging that third parties must also weigh the costs and benefits of involvement in civil war resolution, this study reveals not only how peace is possible, but probable.","ISBN":"978-0-691-08931-7","language":"en","note":"00919","number-of-pages":"218","publisher":"Princeton University Press","source":"Google Books","title":"Committing to Peace: The Successful Settlement of Civil Wars","title-short":"Committing to Peace","author":[{"family":"Walter","given":"Barbara F."}],"issued":{"date-parts":[["2002"]]}}}],"schema":"https://github.com/citation-style-language/schema/raw/master/csl-citation.json"} </w:instrText>
      </w:r>
      <w:r>
        <w:rPr>
          <w:rFonts w:asciiTheme="minorHAnsi" w:hAnsiTheme="minorHAnsi" w:cstheme="minorHAnsi"/>
          <w:sz w:val="24"/>
          <w:szCs w:val="24"/>
        </w:rPr>
        <w:fldChar w:fldCharType="separate"/>
      </w:r>
      <w:r>
        <w:rPr>
          <w:sz w:val="24"/>
        </w:rPr>
        <w:t xml:space="preserve">(Walter, </w:t>
      </w:r>
      <w:r>
        <w:rPr>
          <w:sz w:val="24"/>
        </w:rPr>
        <w:lastRenderedPageBreak/>
        <w:t>2002)</w:t>
      </w:r>
      <w:r>
        <w:rPr>
          <w:rFonts w:asciiTheme="minorHAnsi" w:hAnsiTheme="minorHAnsi" w:cstheme="minorHAnsi"/>
          <w:sz w:val="24"/>
          <w:szCs w:val="24"/>
        </w:rPr>
        <w:fldChar w:fldCharType="end"/>
      </w:r>
      <w:r>
        <w:rPr>
          <w:rFonts w:asciiTheme="minorHAnsi" w:hAnsiTheme="minorHAnsi" w:cstheme="minorHAnsi"/>
          <w:sz w:val="24"/>
          <w:szCs w:val="24"/>
        </w:rPr>
        <w:t xml:space="preserve">. Reconciliation provisions during partial stages can begin building this societal foundation before the comprehensive agreement is reached. </w:t>
      </w:r>
    </w:p>
    <w:p w14:paraId="77273BE6" w14:textId="77777777" w:rsidR="00E008F8" w:rsidRPr="00E008F8" w:rsidRDefault="007B4B9E" w:rsidP="00EB61B5">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Moreover, reconciliation provisions signal a genuine commitment to transformation rather than merely tactical bargaining. Parties willing to commit to reconciliation during partial stages demonstrate they envision a post-conflict society based on coexistence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{"citationID":"rIKxGs9v","properties":{"formattedCitation":"(Kelman, 2008)","plainCitation":"(Kelman, 2008)","noteIndex":0},"citationItems":[{"id":453,"uris":["http://zotero.org/users/2419647/items/24RVDKPP"],"itemData":{"id":453,"type":"chapter","container-title":"Social Psychology of Intergroup Reconciliation : From Violent Conflict to Peaceful Co-Existence","event-place":"Oxford","page":"15-32","publisher":"Oxford University Press","publisher-place":"Oxford","title":"Reconciliation from a social-psychological perspective","author":[{"family":"Kelman","given":"H. C."}],"editor":[{"family":"Nadler","given":"Arie"},{"family":"Malloy","given":"Thomas"},{"family":"Fisher","given":"Jeffrey D."}],"accessed":{"date-parts":[["2015",4,29]]},"issued":{"date-parts":[["2008"]]}}}],"schema":"https://github.com/citation-style-language/schema/raw/master/csl-citation.json"} </w:instrText>
      </w:r>
      <w:r>
        <w:rPr>
          <w:rFonts w:asciiTheme="minorHAnsi" w:hAnsiTheme="minorHAnsi" w:cstheme="minorHAnsi"/>
          <w:sz w:val="24"/>
          <w:szCs w:val="24"/>
        </w:rPr>
        <w:fldChar w:fldCharType="separate"/>
      </w:r>
      <w:r>
        <w:rPr>
          <w:sz w:val="24"/>
        </w:rPr>
        <w:t>(Kelman, 2008)</w:t>
      </w:r>
      <w:r>
        <w:rPr>
          <w:rFonts w:asciiTheme="minorHAnsi" w:hAnsiTheme="minorHAnsi" w:cstheme="minorHAnsi"/>
          <w:sz w:val="24"/>
          <w:szCs w:val="24"/>
        </w:rPr>
        <w:fldChar w:fldCharType="end"/>
      </w:r>
      <w:r>
        <w:rPr>
          <w:rFonts w:asciiTheme="minorHAnsi" w:hAnsiTheme="minorHAnsi" w:cstheme="minorHAnsi"/>
          <w:sz w:val="24"/>
          <w:szCs w:val="24"/>
        </w:rPr>
        <w:t xml:space="preserve">. This signal can increase mutual confidence that both sides are negotiating in good faith toward a sustainable settlement rather than seeking temporary advantage. Importantly, reconciliation provisions are typically less threatening than retributive justice measures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{"citationID":"WqRXJoGE","properties":{"formattedCitation":"(Bar-Siman-Tov, 2013)","plainCitation":"(Bar-Siman-Tov, 2013)","noteIndex":0},"citationItems":[{"id":724,"uris":["http://zotero.org/users/2419647/items/CD73DXFT"],"itemData":{"id":724,"type":"chapter","container-title":"Rethinking peacebuilding: The quest for just peace in the Middle East and the Western Balkans","event-place":"New-York","note":"00000","page":"19-33","publisher":": Routledge","publisher-place":"New-York","title":"Linking peace and justice in peacemaking","title-short":"Linking peace and justice","author":[{"family":"Bar-Siman-Tov,","given":"Yaacov"}],"editor":[{"family":"Aggestam","given":"Karin"},{"family":"Bjorkdahl","given":"Annika"}],"issued":{"date-parts":[["2013"]]}}}],"schema":"https://github.com/citation-style-language/schema/raw/master/csl-citation.json"} </w:instrText>
      </w:r>
      <w:r>
        <w:rPr>
          <w:rFonts w:asciiTheme="minorHAnsi" w:hAnsiTheme="minorHAnsi" w:cstheme="minorHAnsi"/>
          <w:sz w:val="24"/>
          <w:szCs w:val="24"/>
        </w:rPr>
        <w:fldChar w:fldCharType="separate"/>
      </w:r>
      <w:r>
        <w:rPr>
          <w:sz w:val="24"/>
        </w:rPr>
        <w:t>(Bar-Siman-Tov, 2013)</w:t>
      </w:r>
      <w:r>
        <w:rPr>
          <w:rFonts w:asciiTheme="minorHAnsi" w:hAnsiTheme="minorHAnsi" w:cstheme="minorHAnsi"/>
          <w:sz w:val="24"/>
          <w:szCs w:val="24"/>
        </w:rPr>
        <w:fldChar w:fldCharType="end"/>
      </w:r>
      <w:r>
        <w:rPr>
          <w:rFonts w:asciiTheme="minorHAnsi" w:hAnsiTheme="minorHAnsi" w:cstheme="minorHAnsi"/>
          <w:sz w:val="24"/>
          <w:szCs w:val="24"/>
        </w:rPr>
        <w:t>. They do not single out perpetrators for punishment but instead focus on collective healing. This makes them politically easier to include early in processes, while still addressing the fundamental need to repair social relations</w:t>
      </w:r>
      <w:r>
        <w:rPr>
          <w:rFonts w:asciiTheme="minorHAnsi" w:hAnsiTheme="minorHAnsi"/>
          <w:sz w:val="24"/>
          <w:szCs w:val="24"/>
          <w:rtl/>
        </w:rPr>
        <w:t>.</w:t>
      </w:r>
      <w:r>
        <w:rPr>
          <w:rFonts w:asciiTheme="minorHAnsi" w:hAnsiTheme="minorHAnsi" w:cstheme="minorHAnsi"/>
          <w:sz w:val="24"/>
          <w:szCs w:val="24"/>
        </w:rPr>
        <w:t xml:space="preserve"> </w:t>
      </w:r>
    </w:p>
    <w:p w14:paraId="3731D7B3" w14:textId="77777777" w:rsidR="000566A4" w:rsidRPr="00003158" w:rsidRDefault="00E008F8" w:rsidP="00E008F8">
      <w:pPr>
        <w:bidi w:val="0"/>
        <w:spacing w:line="360" w:lineRule="auto"/>
        <w:rPr>
          <w:rFonts w:asciiTheme="minorHAnsi" w:hAnsiTheme="minorHAnsi" w:cstheme="minorHAnsi"/>
          <w:i/>
          <w:iCs/>
          <w:sz w:val="24"/>
          <w:szCs w:val="24"/>
        </w:rPr>
      </w:pPr>
      <w:r>
        <w:rPr>
          <w:rFonts w:asciiTheme="minorHAnsi" w:hAnsiTheme="minorHAnsi" w:cstheme="minorHAnsi"/>
          <w:i/>
          <w:iCs/>
          <w:sz w:val="24"/>
          <w:szCs w:val="24"/>
        </w:rPr>
        <w:t>H3: Including reconciliation provisions during interim stages of a peace process is positively associated with achieving a comprehensive agreement.</w:t>
      </w:r>
    </w:p>
    <w:p w14:paraId="0E2CAC4C" w14:textId="77777777" w:rsidR="000566A4" w:rsidRPr="00003158" w:rsidRDefault="00003158" w:rsidP="000566A4">
      <w:pPr>
        <w:bidi w:val="0"/>
        <w:spacing w:line="360" w:lineRule="auto"/>
        <w:rPr>
          <w:rFonts w:asciiTheme="minorHAnsi" w:hAnsiTheme="minorHAnsi" w:cstheme="minorHAnsi"/>
          <w:sz w:val="24"/>
          <w:szCs w:val="24"/>
          <w:u w:val="single"/>
        </w:rPr>
      </w:pPr>
      <w:r>
        <w:rPr>
          <w:rFonts w:asciiTheme="minorHAnsi" w:hAnsiTheme="minorHAnsi" w:cstheme="minorHAnsi"/>
          <w:sz w:val="24"/>
          <w:szCs w:val="24"/>
          <w:u w:val="single"/>
        </w:rPr>
        <w:t>Mechanisms for Dealing with the Past</w:t>
      </w:r>
    </w:p>
    <w:p w14:paraId="62DA90E9" w14:textId="77777777" w:rsidR="000566A4" w:rsidRDefault="00003158" w:rsidP="00003158">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Mechanisms for dealing with the past occupy a unique position in the TJ practices. Unlike prosecutions or vetting, these mechanisms establish accountability without immediate retribution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{"citationID":"1yVeseTq","properties":{"formattedCitation":"(Chapman &amp; Ball, 2001)","plainCitation":"(Chapman &amp; Ball, 2001)","noteIndex":0},"citationItems":[{"id":243,"uris":["http://zotero.org/users/2419647/items/DJ8PI395"],"itemData":{"id":243,"type":"article-journal","abstract":"Human Rights Quarterly 23.1 (2001) 1-43","container-title":"Human Rights Quarterly","DOI":"10.1353/hrq.2001.0005","ISSN":"1085-794X","issue":"1","note":"&lt;p&gt;Volume 23, Number 1, February 2001&lt;/p&gt;","page":"1-43","source":"Project MUSE","title":"The Truth of Truth Commissions: Comparative Lessons from Haiti, South Africa, and Guatemala","title-short":"The Truth of Truth Commissions","URL":"https://muse.jhu.edu/journals/human_rights_quarterly/v023/23.1chapman.html","volume":"23","author":[{"family":"Chapman","given":"Audrey R."},{"family":"Ball","given":"Patrick"}],"accessed":{"date-parts":[["2015",5,1]]},"issued":{"date-parts":[["2001"]]}}}],"schema":"https://github.com/citation-style-language/schema/raw/master/csl-citation.json"} </w:instrText>
      </w:r>
      <w:r>
        <w:rPr>
          <w:rFonts w:asciiTheme="minorHAnsi" w:hAnsiTheme="minorHAnsi" w:cstheme="minorHAnsi"/>
          <w:sz w:val="24"/>
          <w:szCs w:val="24"/>
        </w:rPr>
        <w:fldChar w:fldCharType="separate"/>
      </w:r>
      <w:r>
        <w:rPr>
          <w:sz w:val="24"/>
        </w:rPr>
        <w:t>(Chapman &amp; Ball, 2001)</w:t>
      </w:r>
      <w:r>
        <w:rPr>
          <w:rFonts w:asciiTheme="minorHAnsi" w:hAnsiTheme="minorHAnsi" w:cstheme="minorHAnsi"/>
          <w:sz w:val="24"/>
          <w:szCs w:val="24"/>
        </w:rPr>
        <w:fldChar w:fldCharType="end"/>
      </w:r>
      <w:r>
        <w:rPr>
          <w:rFonts w:asciiTheme="minorHAnsi" w:hAnsiTheme="minorHAnsi" w:cstheme="minorHAnsi"/>
          <w:sz w:val="24"/>
          <w:szCs w:val="24"/>
        </w:rPr>
        <w:t xml:space="preserve">. They acknowledge that wrongs occurred and create processes for truth-telling, but do not impose criminal punishment or exclusion from political life. </w:t>
      </w:r>
    </w:p>
    <w:p w14:paraId="75F62869" w14:textId="77777777" w:rsidR="00003158" w:rsidRDefault="00003158" w:rsidP="00003158">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The theoretical mechanism involves balancing competing demands. Truth mechanisms signal that impunity will not continue in the post-conflict order, establishing principles of accountability even if immediate prosecutions are not feasible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{"citationID":"stAV4Krz","properties":{"formattedCitation":"(Hayner, 2010)","plainCitation":"(Hayner, 2010)","noteIndex":0},"citationItems":[{"id":561,"uris":["http://zotero.org/users/2419647/items/JKA7VCXF"],"itemData":{"id":561,"type":"book","abstract":"In a sweeping review of forty truth commissions, Priscilla Hayner delivers a definitive exploration of the global experience in official truth-seeking after widespread atrocities. When Unspeakable Truths was first published in 2001, it quickly became a classic, helping to define the field of truth commissions and the broader arena of transitional justice. This second edition is fully updated and expanded, covering twenty new commissions formed in the last ten years, analyzing new trends, and offering detailed charts that assess the impact of truth commissions and provide comparative information not previously available.  Placing the increasing number of truth commissions within the broader expansion in transitional justice, Unspeakable Truths surveys key developments and new thinking in reparations, international justice, healing from trauma, and other areas. The book challenges many widely-held assumptions, based on hundreds of interviews and a sweeping review of the literature. This book will help to define how these issues are addressed in the future.","ISBN":"978-1-135-24557-3","language":"en","note":"00000","number-of-pages":"498","publisher":"Routledge","source":"Google Books","title":"Unspeakable Truths: Transitional Justice and the Challenge of Truth Commissions","title-short":"Unspeakable Truths","author":[{"family":"Hayner","given":"Priscilla B."}],"issued":{"date-parts":[["2010",9,13]]}}}],"schema":"https://github.com/citation-style-language/schema/raw/master/csl-citation.json"} </w:instrText>
      </w:r>
      <w:r>
        <w:rPr>
          <w:rFonts w:asciiTheme="minorHAnsi" w:hAnsiTheme="minorHAnsi" w:cstheme="minorHAnsi"/>
          <w:sz w:val="24"/>
          <w:szCs w:val="24"/>
        </w:rPr>
        <w:fldChar w:fldCharType="separate"/>
      </w:r>
      <w:r>
        <w:rPr>
          <w:sz w:val="24"/>
        </w:rPr>
        <w:t>(Hayner, 2010)</w:t>
      </w:r>
      <w:r>
        <w:rPr>
          <w:rFonts w:asciiTheme="minorHAnsi" w:hAnsiTheme="minorHAnsi" w:cstheme="minorHAnsi"/>
          <w:sz w:val="24"/>
          <w:szCs w:val="24"/>
        </w:rPr>
        <w:fldChar w:fldCharType="end"/>
      </w:r>
      <w:r>
        <w:rPr>
          <w:rFonts w:asciiTheme="minorHAnsi" w:hAnsiTheme="minorHAnsi" w:cstheme="minorHAnsi"/>
          <w:sz w:val="24"/>
          <w:szCs w:val="24"/>
        </w:rPr>
        <w:t xml:space="preserve">. By creating space for truth-telling without immediate punishment, these mechanisms allow perpetrators to participate in negotiations without facing immediate threats, reducing incentives for spoiling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{"citationID":"QhwYf5Zq","properties":{"formattedCitation":"(Olsen et al., 2010)","plainCitation":"(Olsen et al., 2010)","noteIndex":0},"citationItems":[{"id":232,"uris":["http://zotero.org/users/2419647/items/2QV9ZAZ4"],"itemData":{"id":232,"type":"article-journal","abstract":"This article presents a new dataset of transitional justice mechanisms utilized worldwide from 1970—2007. These data complement the growing body of quantitative and comparative analyses of transitional justice. This article summarizes three important contributions made by the dataset. First, it includes five transitional justice mechanisms (trials, truth commissions, amnesties, reparations, and lustration policies), allowing scholars to avoid many of the methodological errors committed by performing single-mechanism studies. Second, it provides an expanded sample, both temporally and geographically, to facilitate greater comparative and policy impact. Third, the dataset enables scholars to analyze transitional justice across a variety of political contexts, including democratic transitions and civil wars. These data illuminate a new set of general trends and patterns in the implementation of transitional justice worldwide. The findings show that countries adopt amnesties more often than other mechanisms. They predominantly grant them in the context of civil war and to opponents of the state, rather than state agents. Courts rarely prosecute those currently in power for human rights violations. In civil war settings, rebels, rather than state actors, face trials. In post-authoritarian settings, courts try former authoritarian actors, but do not address crimes committed by the opposition to authoritarian rule. The dataset also reveals regional patterns of mechanism usage. Trials, lustration policies, and reparations occur most often in Europe. Non-European countries more frequently adopt truth commissions and amnesties than do their European counterparts, with a particularly high number of amnesties granted in Latin America.","container-title":"Journal of Peace Research","DOI":"10.1177/0022343310382205","ISSN":"0022-3433, 1460-3578","issue":"6","journalAbbreviation":"Journal of Peace Research","language":"en","note":"00018","page":"803-809","source":"jpr.sagepub.com","title":"Transitional justice in the world, 1970-2007: Insights from a new dataset","title-short":"Transitional justice in the world, 1970-2007","URL":"http://jpr.sagepub.com/content/47/6/803","volume":"47","author":[{"family":"Olsen","given":"Tricia D."},{"family":"Payne","given":"Leigh A."},{"family":"Reiter","given":"Andrew G."}],"accessed":{"date-parts":[["2015",5,6]]},"issued":{"date-parts":[["2010",11,1]]}}}],"schema":"https://github.com/citation-style-language/schema/raw/master/csl-citation.json"} </w:instrText>
      </w:r>
      <w:r>
        <w:rPr>
          <w:rFonts w:asciiTheme="minorHAnsi" w:hAnsiTheme="minorHAnsi" w:cstheme="minorHAnsi"/>
          <w:sz w:val="24"/>
          <w:szCs w:val="24"/>
        </w:rPr>
        <w:fldChar w:fldCharType="separate"/>
      </w:r>
      <w:r>
        <w:rPr>
          <w:sz w:val="24"/>
        </w:rPr>
        <w:t>(Olsen et al., 2010)</w:t>
      </w:r>
      <w:r>
        <w:rPr>
          <w:rFonts w:asciiTheme="minorHAnsi" w:hAnsiTheme="minorHAnsi" w:cstheme="minorHAnsi"/>
          <w:sz w:val="24"/>
          <w:szCs w:val="24"/>
        </w:rPr>
        <w:fldChar w:fldCharType="end"/>
      </w:r>
      <w:r>
        <w:rPr>
          <w:rFonts w:asciiTheme="minorHAnsi" w:hAnsiTheme="minorHAnsi" w:cstheme="minorHAnsi"/>
          <w:sz w:val="24"/>
          <w:szCs w:val="24"/>
        </w:rPr>
        <w:t>. Truth processes can help establish common understandings of history, reducing competing narratives that fuel continued polarization</w:t>
      </w:r>
      <w:r>
        <w:rPr>
          <w:rFonts w:asciiTheme="minorHAnsi" w:hAnsiTheme="minorHAnsi"/>
          <w:sz w:val="24"/>
          <w:szCs w:val="24"/>
          <w:rtl/>
        </w:rPr>
        <w:t>.</w:t>
      </w:r>
      <w:r>
        <w:rPr>
          <w:rFonts w:asciiTheme="minorHAnsi" w:hAnsiTheme="minorHAnsi" w:cstheme="minorHAnsi"/>
          <w:sz w:val="24"/>
          <w:szCs w:val="24"/>
        </w:rPr>
        <w:t xml:space="preserve"> Mechanisms for dealing with the past should be particularly strong predictors of comprehensive settlement because they address the fundamental need for accountability while </w:t>
      </w:r>
      <w:r>
        <w:rPr>
          <w:rFonts w:asciiTheme="minorHAnsi" w:hAnsiTheme="minorHAnsi" w:cstheme="minorHAnsi"/>
          <w:sz w:val="24"/>
          <w:szCs w:val="24"/>
        </w:rPr>
        <w:lastRenderedPageBreak/>
        <w:t>managing the political constraints that make full retributive justice risky during negotiations.</w:t>
      </w:r>
    </w:p>
    <w:p w14:paraId="7F794851" w14:textId="77777777" w:rsidR="00003158" w:rsidRPr="00003158" w:rsidRDefault="00003158" w:rsidP="00003158">
      <w:pPr>
        <w:bidi w:val="0"/>
        <w:spacing w:line="360" w:lineRule="auto"/>
        <w:rPr>
          <w:rFonts w:asciiTheme="minorHAnsi" w:hAnsiTheme="minorHAnsi" w:cstheme="minorHAnsi"/>
          <w:i/>
          <w:iCs/>
          <w:sz w:val="24"/>
          <w:szCs w:val="24"/>
        </w:rPr>
      </w:pPr>
      <w:r>
        <w:rPr>
          <w:rFonts w:asciiTheme="minorHAnsi" w:hAnsiTheme="minorHAnsi" w:cstheme="minorHAnsi"/>
          <w:i/>
          <w:iCs/>
          <w:sz w:val="24"/>
          <w:szCs w:val="24"/>
        </w:rPr>
        <w:t>H4: Including mechanisms to deal with the past during interim stages of a peace process is positively associated with achieving a comprehensive agreement.</w:t>
      </w:r>
    </w:p>
    <w:p w14:paraId="6AD83526" w14:textId="77777777" w:rsidR="002C7580" w:rsidRDefault="00000000" w:rsidP="000566A4">
      <w:pPr>
        <w:bidi w:val="0"/>
        <w:spacing w:line="360" w:lineRule="auto"/>
        <w:rPr>
          <w:rFonts w:asciiTheme="minorHAnsi" w:hAnsiTheme="minorHAnsi" w:cstheme="minorHAnsi"/>
          <w:sz w:val="24"/>
          <w:szCs w:val="24"/>
        </w:rPr>
      </w:pPr>
      <w:r>
        <w:rPr>
          <w:rFonts w:asciiTheme="minorHAnsi" w:hAnsiTheme="minorHAnsi" w:cstheme="minorHAnsi"/>
          <w:sz w:val="24"/>
          <w:szCs w:val="24"/>
        </w:rPr>
        <w:t>Operationalizing our focus on TJ, this study utilizes ten specific variables from the PA-X dataset's TJ category (one of 12 main categories encompassing 279 variables total). These ten variables are: TjAm (amnesty/pardon), TjCou (courts/trials), TjMech (truth mechanisms/mechanisms for dealing with the past), TjRep (reparations), TjNR (reconciliation), TjMis (missing persons), TjPrire (prisoner release), TjVet (vetting), TjVic (victims provisions), and TjGen (general TJ commitments). Our theoretical framework in Section 2.3 centres on four of these ten — TjPrire, TjVic, TjNR, and TjMech — based on their theoretical salience. All ten are included in the initial exploratory Random Forest analysis; the logistic regression focuses on the four theoretically central provisions. Building on this framework, our research question asks: which of these TJ provisions present in partial agreements show a statistical association with an increased likelihood of the overall peace process successfully reaching a comprehensive settlement?</w:t>
      </w:r>
    </w:p>
    <w:p w14:paraId="037BD809" w14:textId="77777777" w:rsidR="001849CD" w:rsidRPr="00F25793" w:rsidRDefault="001849CD" w:rsidP="00AE0FB5">
      <w:pPr>
        <w:bidi w:val="0"/>
        <w:spacing w:line="360" w:lineRule="auto"/>
        <w:rPr>
          <w:rFonts w:asciiTheme="minorHAnsi" w:hAnsiTheme="minorHAnsi" w:cstheme="minorHAnsi"/>
          <w:sz w:val="24"/>
          <w:szCs w:val="24"/>
        </w:rPr>
      </w:pPr>
    </w:p>
    <w:p w14:paraId="411B9408" w14:textId="77777777" w:rsidR="002C7580" w:rsidRPr="00F25793" w:rsidRDefault="00000000" w:rsidP="00AE0FB5">
      <w:pPr>
        <w:bidi w:val="0"/>
        <w:spacing w:line="360" w:lineRule="auto"/>
        <w:rPr>
          <w:rFonts w:asciiTheme="minorHAnsi" w:hAnsiTheme="minorHAnsi" w:cstheme="minorHAnsi"/>
          <w:b/>
          <w:sz w:val="24"/>
          <w:szCs w:val="24"/>
        </w:rPr>
      </w:pPr>
      <w:r>
        <w:rPr>
          <w:rFonts w:asciiTheme="minorHAnsi" w:hAnsiTheme="minorHAnsi" w:cstheme="minorHAnsi"/>
          <w:b/>
          <w:sz w:val="24"/>
          <w:szCs w:val="24"/>
        </w:rPr>
        <w:t>3. Restructuring the dataset</w:t>
      </w:r>
    </w:p>
    <w:p w14:paraId="5A0ACAAD" w14:textId="77777777" w:rsidR="002C7580" w:rsidRPr="0076773B" w:rsidRDefault="00000000" w:rsidP="00AE0FB5">
      <w:pPr>
        <w:bidi w:val="0"/>
        <w:spacing w:before="280" w:after="280" w:line="360" w:lineRule="auto"/>
        <w:rPr>
          <w:rFonts w:asciiTheme="minorHAnsi" w:eastAsia="Times New Roman" w:hAnsiTheme="minorHAnsi" w:cstheme="minorHAnsi"/>
          <w:i/>
          <w:iCs/>
          <w:sz w:val="24"/>
          <w:szCs w:val="24"/>
        </w:rPr>
      </w:pPr>
      <w:r>
        <w:rPr>
          <w:rFonts w:asciiTheme="minorHAnsi" w:eastAsia="Times New Roman" w:hAnsiTheme="minorHAnsi" w:cstheme="minorHAnsi"/>
          <w:i/>
          <w:iCs/>
          <w:sz w:val="24"/>
          <w:szCs w:val="24"/>
        </w:rPr>
        <w:t>Data Source and Unit of Analysis Transformation</w:t>
      </w:r>
    </w:p>
    <w:p w14:paraId="6B0E2B88" w14:textId="77777777" w:rsidR="002C7580" w:rsidRPr="00F25793" w:rsidRDefault="00000000" w:rsidP="00AE0FB5">
      <w:pPr>
        <w:bidi w:val="0"/>
        <w:spacing w:line="36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This study leverages the PA-X Peace Agreements Database, Version 8, which contains detailed coding of 2055 peace agreements signed between 1990 and mid-2022. PA-X is the most comprehensive available dataset for peace agreement content; for context, Binningsbø et al.’s (2012) armed conflict and post-conflict justice dataset — covering 1946–2006 — was an earlier landmark effort to systematically code justice provisions in post-conflict contexts, covering a broader historical period but at lower resolution on TJ mechanisms. PA-X extends and disaggregates this kind of data considerably, making it the appropriate foundation for the present analysis.</w:t>
      </w:r>
      <w:r>
        <w:rPr>
          <w:rFonts w:asciiTheme="minorHAnsi" w:eastAsia="Times New Roman" w:hAnsiTheme="minorHAnsi" w:cstheme="minorHAnsi"/>
          <w:sz w:val="24"/>
          <w:szCs w:val="24"/>
        </w:rPr>
        <w:fldChar w:fldCharType="begin"/>
      </w:r>
      <w:r>
        <w:rPr>
          <w:rFonts w:asciiTheme="minorHAnsi" w:eastAsia="Times New Roman" w:hAnsiTheme="minorHAnsi" w:cstheme="minorHAnsi"/>
          <w:sz w:val="24"/>
          <w:szCs w:val="24"/>
        </w:rPr>
        <w:instrText xml:space="preserve"> ADDIN ZOTERO_ITEM CSL_CITATION {"citationID":"bKIq585U","properties":{"formattedCitation":"(Bell et al., 2024)","plainCitation":"(Bell et al., 2024)","noteIndex":0},"citationItems":[{"id":501,"uris":["http://zotero.org/users/2419647/items/999D7IZU"],"itemData":{"id":501,"type":"dataset","event-place":"Peace and Conflict Resolution Evidence Platform (PeaceRep)","note":"00000","publisher-place":"Peace and Conflict Resolution Evidence Platform (PeaceRep)","title":"PA-X Codebook","version":"8","author":[{"family":"Bell","given":"","suffix":"Christine"},{"family":"Badanjak","given":"Sanja"},{"family":"Farquhar","given":"Adam"},{"family":"Beaujouan","given":"Juline"},{"family":"Epple","given":"Tim"},{"family":"Forster","given":"Robert"},{"family":"Hodge","given":"Jennifer"},{"family":"Jamar","given":"Astrid"},{"family":"McNicholl","given":"Kevin"},{"family":"Molloy","given":"Sean"},{"family":"Nash","given":"Kathryn"},{"family":"Pospisil","given":"Jan"},{"family":"Wilson","given":"Robert"},{"family":"Wise","given":"Laura"}],"accessed":{"date-parts":[["2016",7,18]]},"issued":{"date-parts":[["2024"]]}}}],"schema":"https://github.com/citation-style-language/schema/raw/master/csl-citation.json"} </w:instrText>
      </w:r>
      <w:r>
        <w:rPr>
          <w:rFonts w:asciiTheme="minorHAnsi" w:eastAsia="Times New Roman" w:hAnsiTheme="minorHAnsi" w:cstheme="minorHAnsi"/>
          <w:sz w:val="24"/>
          <w:szCs w:val="24"/>
        </w:rPr>
        <w:fldChar w:fldCharType="separate"/>
      </w:r>
      <w:r>
        <w:rPr>
          <w:sz w:val="24"/>
        </w:rPr>
        <w:t>(Bell et al., 2024)</w:t>
      </w:r>
      <w:r>
        <w:rPr>
          <w:rFonts w:asciiTheme="minorHAnsi" w:eastAsia="Times New Roman" w:hAnsiTheme="minorHAnsi" w:cstheme="minorHAnsi"/>
          <w:sz w:val="24"/>
          <w:szCs w:val="24"/>
        </w:rPr>
        <w:fldChar w:fldCharType="end"/>
      </w:r>
      <w:r>
        <w:rPr>
          <w:rFonts w:asciiTheme="minorHAnsi" w:eastAsia="Times New Roman" w:hAnsiTheme="minorHAnsi" w:cstheme="minorHAnsi"/>
          <w:sz w:val="24"/>
          <w:szCs w:val="24"/>
        </w:rPr>
        <w:t xml:space="preserve">. PA-X codes each agreement on 279 variables, covering topics like security, </w:t>
      </w:r>
      <w:r>
        <w:rPr>
          <w:rFonts w:asciiTheme="minorHAnsi" w:eastAsia="Times New Roman" w:hAnsiTheme="minorHAnsi" w:cstheme="minorHAnsi"/>
          <w:sz w:val="24"/>
          <w:szCs w:val="24"/>
        </w:rPr>
        <w:lastRenderedPageBreak/>
        <w:t xml:space="preserve">governance, justice, and inclusion. To create a peace process-level dataset (which we term PP-X), we restructured PA-X as follows: all agreements that are part of the same negotiated process were grouped together as one observation (one “peace process”). According to PA-X, agreements are already grouped and numbered by what PA-X calls “peace processes". </w:t>
      </w:r>
      <w:r>
        <w:rPr>
          <w:rFonts w:asciiTheme="minorHAnsi" w:hAnsiTheme="minorHAnsi" w:cstheme="minorHAnsi"/>
          <w:sz w:val="24"/>
          <w:szCs w:val="24"/>
        </w:rPr>
        <w:t xml:space="preserve">A peace process in PA-X is defined by a formal attempt to bring political and/or military protagonists of conflict, to some sort of mutual agreement as to how to end the conflict. </w:t>
      </w:r>
    </w:p>
    <w:p w14:paraId="19A8F4B3" w14:textId="77777777" w:rsidR="002C7580" w:rsidRPr="00F25793" w:rsidRDefault="00000000" w:rsidP="00AE0FB5">
      <w:pPr>
        <w:bidi w:val="0"/>
        <w:spacing w:line="360" w:lineRule="auto"/>
        <w:rPr>
          <w:rFonts w:asciiTheme="minorHAnsi" w:hAnsiTheme="minorHAnsi" w:cstheme="minorHAnsi"/>
          <w:sz w:val="24"/>
          <w:szCs w:val="24"/>
        </w:rPr>
      </w:pPr>
      <w:r>
        <w:rPr>
          <w:rFonts w:asciiTheme="minorHAnsi" w:eastAsia="Times New Roman" w:hAnsiTheme="minorHAnsi" w:cstheme="minorHAnsi"/>
          <w:sz w:val="24"/>
          <w:szCs w:val="24"/>
        </w:rPr>
        <w:t xml:space="preserve">If conflict resumed after a complete breakdown and later new talks began, how should we treat the subsequent negotiations? (Kapshuk, 2021). For example, the peace talks in Burundi that led to the 2000 Arusha Accord and a series of implementation agreements are one process; when conflict reignited and further partial agreements were signed in 2003-2006, those can be considered a continuation (if one views it as a non-linear process) or a new process. According to PA-X this is the same peace process (numbered 16) that contains 22 peace agreements. However, local peace agreements (often addressing community-level violence or specific locales) are considered separate processes if they are not explicitly part of a national negotiation framework. </w:t>
      </w:r>
    </w:p>
    <w:p w14:paraId="01C026E9" w14:textId="77777777" w:rsidR="002C7580" w:rsidRPr="00F25793" w:rsidRDefault="00000000" w:rsidP="00F9594B">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Since the processes in PP-X are numbered according to PA-X numbering, the peace process numbering reaches 175, but because PA-X version 8 lacks peace processes numbers 12, 142 143 and 167, in practice there are 171 peace processes. </w:t>
      </w:r>
    </w:p>
    <w:p w14:paraId="6AE2B18C" w14:textId="77777777" w:rsidR="00BB6E35" w:rsidRPr="00BB6E35" w:rsidRDefault="00BB6E35" w:rsidP="00AE0FB5">
      <w:pPr>
        <w:bidi w:val="0"/>
        <w:spacing w:line="360" w:lineRule="auto"/>
        <w:rPr>
          <w:ins w:id="14" w:author="קפשוק יואב" w:date="2026-05-16T02:41:00Z" w16du:dateUtc="2026-05-15T23:41:00Z"/>
          <w:rFonts w:asciiTheme="minorHAnsi" w:hAnsiTheme="minorHAnsi" w:cstheme="minorHAnsi"/>
          <w:i/>
          <w:iCs/>
          <w:sz w:val="24"/>
          <w:szCs w:val="24"/>
          <w:rPrChange w:id="15" w:author="קפשוק יואב" w:date="2026-05-16T02:41:00Z" w16du:dateUtc="2026-05-15T23:41:00Z">
            <w:rPr>
              <w:ins w:id="16" w:author="קפשוק יואב" w:date="2026-05-16T02:41:00Z" w16du:dateUtc="2026-05-15T23:41:00Z"/>
              <w:rFonts w:asciiTheme="minorHAnsi" w:hAnsiTheme="minorHAnsi" w:cstheme="minorHAnsi"/>
              <w:sz w:val="24"/>
              <w:szCs w:val="24"/>
            </w:rPr>
          </w:rPrChange>
        </w:rPr>
      </w:pPr>
      <w:ins w:id="17" w:author="קפשוק יואב" w:date="2026-05-16T02:41:00Z" w16du:dateUtc="2026-05-15T23:41:00Z">
        <w:r w:rsidRPr="00BB6E35">
          <w:rPr>
            <w:rFonts w:asciiTheme="minorHAnsi" w:hAnsiTheme="minorHAnsi" w:cstheme="minorHAnsi"/>
            <w:i/>
            <w:iCs/>
            <w:sz w:val="24"/>
            <w:szCs w:val="24"/>
            <w:rPrChange w:id="18" w:author="קפשוק יואב" w:date="2026-05-16T02:41:00Z" w16du:dateUtc="2026-05-15T23:41:00Z">
              <w:rPr>
                <w:rFonts w:asciiTheme="minorHAnsi" w:hAnsiTheme="minorHAnsi" w:cstheme="minorHAnsi"/>
                <w:sz w:val="24"/>
                <w:szCs w:val="24"/>
              </w:rPr>
            </w:rPrChange>
          </w:rPr>
          <w:t>Scope and Comparability of Peace Processes</w:t>
        </w:r>
      </w:ins>
    </w:p>
    <w:p w14:paraId="4F226B9F" w14:textId="52B4530B" w:rsidR="006E3D4A" w:rsidRDefault="006E3D4A" w:rsidP="00BB6E35">
      <w:pPr>
        <w:bidi w:val="0"/>
        <w:spacing w:line="360" w:lineRule="auto"/>
        <w:rPr>
          <w:ins w:id="19" w:author="קפשוק יואב" w:date="2026-05-16T02:41:00Z" w16du:dateUtc="2026-05-15T23:41:00Z"/>
          <w:rFonts w:asciiTheme="minorHAnsi" w:hAnsiTheme="minorHAnsi" w:cstheme="minorHAnsi"/>
          <w:sz w:val="24"/>
          <w:szCs w:val="24"/>
        </w:rPr>
      </w:pPr>
      <w:ins w:id="20" w:author="קפשוק יואב" w:date="2026-05-16T02:41:00Z" w16du:dateUtc="2026-05-15T23:41:00Z">
        <w:r w:rsidRPr="006E3D4A">
          <w:rPr>
            <w:rFonts w:asciiTheme="minorHAnsi" w:hAnsiTheme="minorHAnsi" w:cstheme="minorHAnsi"/>
            <w:sz w:val="24"/>
            <w:szCs w:val="24"/>
          </w:rPr>
          <w:t xml:space="preserve">PA-X encompasses interstate, </w:t>
        </w:r>
        <w:proofErr w:type="gramStart"/>
        <w:r w:rsidRPr="006E3D4A">
          <w:rPr>
            <w:rFonts w:asciiTheme="minorHAnsi" w:hAnsiTheme="minorHAnsi" w:cstheme="minorHAnsi"/>
            <w:sz w:val="24"/>
            <w:szCs w:val="24"/>
          </w:rPr>
          <w:t>intrastate</w:t>
        </w:r>
        <w:proofErr w:type="gramEnd"/>
        <w:r w:rsidRPr="006E3D4A">
          <w:rPr>
            <w:rFonts w:asciiTheme="minorHAnsi" w:hAnsiTheme="minorHAnsi" w:cstheme="minorHAnsi"/>
            <w:sz w:val="24"/>
            <w:szCs w:val="24"/>
          </w:rPr>
          <w:t xml:space="preserve">, and local peace processes, raising a question about comparability. We address this on four grounds. First, roughly 67% of the 171 processes involve government-versus-armed-group or government-versus-territory conflicts, with inter-communal and local conflicts making up most of the remainder. Second, the </w:t>
        </w:r>
        <w:proofErr w:type="spellStart"/>
        <w:r w:rsidRPr="006E3D4A">
          <w:rPr>
            <w:rFonts w:asciiTheme="minorHAnsi" w:hAnsiTheme="minorHAnsi" w:cstheme="minorHAnsi"/>
            <w:sz w:val="24"/>
            <w:szCs w:val="24"/>
          </w:rPr>
          <w:t>Is_Local</w:t>
        </w:r>
        <w:proofErr w:type="spellEnd"/>
        <w:r w:rsidRPr="006E3D4A">
          <w:rPr>
            <w:rFonts w:asciiTheme="minorHAnsi" w:hAnsiTheme="minorHAnsi" w:cstheme="minorHAnsi"/>
            <w:sz w:val="24"/>
            <w:szCs w:val="24"/>
          </w:rPr>
          <w:t xml:space="preserve"> control variable accounts for the key structural difference between community-level and national processes. Third, the logic of TJ provision inclusion operates through the same mechanisms regardless of conflict type. Fourth, the findings hold in the subsample of purely intrastate processes (N=114, Table A7), with the </w:t>
        </w:r>
        <w:proofErr w:type="spellStart"/>
        <w:r w:rsidRPr="006E3D4A">
          <w:rPr>
            <w:rFonts w:asciiTheme="minorHAnsi" w:hAnsiTheme="minorHAnsi" w:cstheme="minorHAnsi"/>
            <w:sz w:val="24"/>
            <w:szCs w:val="24"/>
          </w:rPr>
          <w:t>TjMech</w:t>
        </w:r>
        <w:proofErr w:type="spellEnd"/>
        <w:r w:rsidRPr="006E3D4A">
          <w:rPr>
            <w:rFonts w:asciiTheme="minorHAnsi" w:hAnsiTheme="minorHAnsi" w:cstheme="minorHAnsi"/>
            <w:sz w:val="24"/>
            <w:szCs w:val="24"/>
          </w:rPr>
          <w:t xml:space="preserve"> coefficient and Random Forest ranking </w:t>
        </w:r>
        <w:r w:rsidRPr="006E3D4A">
          <w:rPr>
            <w:rFonts w:asciiTheme="minorHAnsi" w:hAnsiTheme="minorHAnsi" w:cstheme="minorHAnsi"/>
            <w:sz w:val="24"/>
            <w:szCs w:val="24"/>
          </w:rPr>
          <w:lastRenderedPageBreak/>
          <w:t>unchanged. We acknowledge comparability as a boundary condition rather than a guarantee. On multiple comprehensive agreements: the temporal freezing procedure removes all CA rows before aggregating, so no partial-stage predictor is contaminated by post-CA content.</w:t>
        </w:r>
      </w:ins>
    </w:p>
    <w:p w14:paraId="7626E563" w14:textId="4B7B2AB6" w:rsidR="002C7580" w:rsidRPr="00F25793" w:rsidRDefault="00000000" w:rsidP="006E3D4A">
      <w:pPr>
        <w:bidi w:val="0"/>
        <w:spacing w:line="360" w:lineRule="auto"/>
        <w:rPr>
          <w:rFonts w:asciiTheme="minorHAnsi" w:hAnsiTheme="minorHAnsi" w:cstheme="minorHAnsi"/>
          <w:color w:val="000000"/>
          <w:sz w:val="24"/>
          <w:szCs w:val="24"/>
        </w:rPr>
      </w:pPr>
      <w:r>
        <w:rPr>
          <w:rFonts w:asciiTheme="minorHAnsi" w:hAnsiTheme="minorHAnsi" w:cstheme="minorHAnsi"/>
          <w:sz w:val="24"/>
          <w:szCs w:val="24"/>
        </w:rPr>
        <w:t>The average is 12 agreements per process, however, there are peace processes with few agreements, such as the Afghanistan 1990s’ Taliban process, which contains two peace agreements (process No. 1), and there are peace processes with dozens of peace agreements such as the peace process in Colombia (‘Colombia V – Santos’)</w:t>
      </w:r>
      <w:r>
        <w:rPr>
          <w:rFonts w:asciiTheme="minorHAnsi" w:hAnsiTheme="minorHAnsi" w:cstheme="minorHAnsi"/>
          <w:color w:val="000000"/>
          <w:sz w:val="24"/>
          <w:szCs w:val="24"/>
        </w:rPr>
        <w:t>, which contains 27 peace agreements</w:t>
      </w:r>
      <w:r>
        <w:rPr>
          <w:rFonts w:asciiTheme="minorHAnsi" w:hAnsiTheme="minorHAnsi" w:cstheme="minorHAnsi"/>
          <w:sz w:val="24"/>
          <w:szCs w:val="24"/>
        </w:rPr>
        <w:t xml:space="preserve">. All peace agreements in the PA-X are coded for peace processes according to information collected from country-specific websites and literature. </w:t>
      </w:r>
    </w:p>
    <w:p w14:paraId="4D3AFF99" w14:textId="77777777" w:rsidR="002C7580" w:rsidRPr="00F25793" w:rsidRDefault="00000000" w:rsidP="00AE0FB5">
      <w:pPr>
        <w:bidi w:val="0"/>
        <w:spacing w:line="360" w:lineRule="auto"/>
        <w:rPr>
          <w:rFonts w:asciiTheme="minorHAnsi" w:hAnsiTheme="minorHAnsi" w:cstheme="minorHAnsi"/>
          <w:sz w:val="24"/>
          <w:szCs w:val="24"/>
        </w:rPr>
      </w:pPr>
      <w:bookmarkStart w:id="21" w:name="_heading=h.kh5q7shvfitc" w:colFirst="0" w:colLast="0"/>
      <w:bookmarkEnd w:id="21"/>
      <w:r>
        <w:rPr>
          <w:rFonts w:asciiTheme="minorHAnsi" w:eastAsia="Times New Roman" w:hAnsiTheme="minorHAnsi" w:cstheme="minorHAnsi"/>
          <w:sz w:val="24"/>
          <w:szCs w:val="24"/>
        </w:rPr>
        <w:t>After grouping, each PP-X observation aggregates the agreement-level data.</w:t>
      </w:r>
      <w:r>
        <w:rPr>
          <w:rFonts w:asciiTheme="minorHAnsi" w:hAnsiTheme="minorHAnsi" w:cstheme="minorHAnsi"/>
          <w:b/>
          <w:sz w:val="24"/>
          <w:szCs w:val="24"/>
        </w:rPr>
        <w:t xml:space="preserve"> </w:t>
      </w:r>
      <w:r>
        <w:rPr>
          <w:rFonts w:asciiTheme="minorHAnsi" w:hAnsiTheme="minorHAnsi" w:cstheme="minorHAnsi"/>
          <w:sz w:val="24"/>
          <w:szCs w:val="24"/>
        </w:rPr>
        <w:t xml:space="preserve">The detailed variable-by-variable recoding procedures, including the treatment of each PA-X TJ variable and the full transformation logic, are reported in the Online Methodological Appendix. The core logic is as follows: we used for each peace process the highest coding in the same variable. For binary variables </w:t>
      </w:r>
      <w:r>
        <w:rPr>
          <w:rFonts w:asciiTheme="minorHAnsi" w:eastAsia="Times New Roman" w:hAnsiTheme="minorHAnsi" w:cstheme="minorHAnsi"/>
          <w:sz w:val="24"/>
          <w:szCs w:val="24"/>
        </w:rPr>
        <w:t xml:space="preserve">PP-X captures whether a given issue was addressed at least in one agreement during the process. We retain the timing by recording at which stage of the process the provision first appears (see Stage coding below). For ordinal or categorical variables, we took the highest value reached in the process (assuming later agreements could expand on earlier ones). </w:t>
      </w:r>
    </w:p>
    <w:p w14:paraId="788E434C" w14:textId="77777777" w:rsidR="00E619C5" w:rsidRDefault="00000000" w:rsidP="001E4FF3">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Using the highest code captures the peak level of engagement or commitment achieved on a specific issue within the entire process lifetime documented in PA-X — more precisely, it takes the maximum ordinal value observed across any agreement within the process, capturing peak engagement rather than average engagement. A process that included one agreement with a detailed truth commission provision (coded 3) and five agreements with no truth provision (coded 0) would be coded 3, because the peak level of TJ engagement defines the process's TJ profile. This is a deliberate choice: we argue that peak engagement is more theoretically relevant than average engagement for predicting process success, because the decision to include an ambitious TJ provision in any one agreement signals a qualitative </w:t>
      </w:r>
      <w:r>
        <w:rPr>
          <w:rFonts w:asciiTheme="minorHAnsi" w:hAnsiTheme="minorHAnsi" w:cstheme="minorHAnsi"/>
          <w:sz w:val="24"/>
          <w:szCs w:val="24"/>
        </w:rPr>
        <w:lastRenderedPageBreak/>
        <w:t xml:space="preserve">commitment that weaker aggregate measures would obscure. It provides a standardized way to compare processes based on their maximum demonstrated scope. However, this method has limitations: it does not capture the frequency of a provision, its timing relative to other provisions within the process, potential variance or regression on issues (where a later agreement might be weaker than an earlier one), or the overall complexity of agreements. </w:t>
      </w:r>
    </w:p>
    <w:p w14:paraId="3BCAE56C" w14:textId="1C4E07CF" w:rsidR="00835D44" w:rsidRPr="001E4FF3" w:rsidRDefault="00000000" w:rsidP="00E619C5">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In the following criteria we will use as example the peace process between the government and the FARC in Colombia (peace process number </w:t>
      </w:r>
      <w:r>
        <w:rPr>
          <w:rFonts w:asciiTheme="minorHAnsi" w:hAnsiTheme="minorHAnsi" w:cstheme="minorHAnsi"/>
          <w:i/>
          <w:sz w:val="24"/>
          <w:szCs w:val="24"/>
        </w:rPr>
        <w:t>101: ‘Colombia V – Santos’.</w:t>
      </w:r>
      <w:r>
        <w:rPr>
          <w:rFonts w:asciiTheme="minorHAnsi" w:hAnsiTheme="minorHAnsi" w:cstheme="minorHAnsi"/>
          <w:sz w:val="24"/>
          <w:szCs w:val="24"/>
        </w:rPr>
        <w:t>) We use the variable ‘TJNR: Reconciliation’ (reconciliation variable).</w:t>
      </w:r>
    </w:p>
    <w:p w14:paraId="71D026E4" w14:textId="77777777" w:rsidR="002C7580" w:rsidRPr="00556DCB"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As is seen in </w:t>
      </w:r>
      <w:r>
        <w:rPr>
          <w:rFonts w:asciiTheme="minorHAnsi" w:hAnsiTheme="minorHAnsi" w:cstheme="minorHAnsi"/>
          <w:b/>
          <w:sz w:val="24"/>
          <w:szCs w:val="24"/>
        </w:rPr>
        <w:t>Table A3.</w:t>
      </w:r>
      <w:r>
        <w:rPr>
          <w:rFonts w:asciiTheme="minorHAnsi" w:hAnsiTheme="minorHAnsi" w:cstheme="minorHAnsi"/>
          <w:sz w:val="24"/>
          <w:szCs w:val="24"/>
        </w:rPr>
        <w:t xml:space="preserve">, the Reconciliation variable in PA-X (TjNR), in the Colombia V Santos peace process, out of the 27 agreements, the highest coding (that is in three agreements) is 3. Therefore, as is seen in </w:t>
      </w:r>
      <w:r>
        <w:rPr>
          <w:rFonts w:asciiTheme="minorHAnsi" w:hAnsiTheme="minorHAnsi" w:cstheme="minorHAnsi"/>
          <w:b/>
          <w:sz w:val="24"/>
          <w:szCs w:val="24"/>
        </w:rPr>
        <w:t>Table A4</w:t>
      </w:r>
      <w:r>
        <w:rPr>
          <w:rFonts w:asciiTheme="minorHAnsi" w:hAnsiTheme="minorHAnsi" w:cstheme="minorHAnsi"/>
          <w:sz w:val="24"/>
          <w:szCs w:val="24"/>
        </w:rPr>
        <w:t xml:space="preserve">, in PP-X under the ‘Reconciliation’ variable, the Colombia V Santos peace process is coded as 3. In another peace process in PA-X, the Afghanistan 2000s Post-intervention process (pp No.2), out of 14 agreements, the highest coding is 1 (in ten agreements), so in PP-X, under the same variable, the coding is 1. </w:t>
      </w:r>
    </w:p>
    <w:p w14:paraId="5970DDAE" w14:textId="77777777" w:rsidR="002C7580" w:rsidRPr="00556DCB" w:rsidRDefault="00000000" w:rsidP="00AE0FB5">
      <w:pPr>
        <w:bidi w:val="0"/>
        <w:spacing w:line="360" w:lineRule="auto"/>
        <w:rPr>
          <w:rFonts w:asciiTheme="minorHAnsi" w:hAnsiTheme="minorHAnsi" w:cstheme="minorHAnsi"/>
          <w:sz w:val="24"/>
          <w:szCs w:val="24"/>
          <w:u w:val="single"/>
        </w:rPr>
      </w:pPr>
      <w:r>
        <w:rPr>
          <w:rFonts w:asciiTheme="minorHAnsi" w:hAnsiTheme="minorHAnsi" w:cstheme="minorHAnsi"/>
          <w:sz w:val="24"/>
          <w:szCs w:val="24"/>
          <w:u w:val="single"/>
        </w:rPr>
        <w:t>Table A3: PAX's selected data of agreements related to 'Colombia V – Santos process</w:t>
      </w:r>
    </w:p>
    <w:p w14:paraId="59F548EE" w14:textId="77777777" w:rsidR="002C7580" w:rsidRPr="00F25793" w:rsidRDefault="00A20782" w:rsidP="00AE0FB5">
      <w:pPr>
        <w:bidi w:val="0"/>
        <w:spacing w:line="360" w:lineRule="auto"/>
        <w:rPr>
          <w:rFonts w:asciiTheme="minorHAnsi" w:hAnsiTheme="minorHAnsi" w:cstheme="minorHAnsi"/>
          <w:sz w:val="24"/>
          <w:szCs w:val="24"/>
        </w:rPr>
      </w:pPr>
      <w:r>
        <w:rPr>
          <w:noProof/>
          <w:sz w:val="24"/>
          <w:szCs w:val="24"/>
        </w:rPr>
        <w:drawing>
          <wp:inline distT="0" distB="0" distL="0" distR="0" wp14:anchorId="0BABD9D0" wp14:editId="5ACFB7C9">
            <wp:extent cx="5273675" cy="1298575"/>
            <wp:effectExtent l="0" t="0" r="0" b="0"/>
            <wp:docPr id="214666134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273675" cy="1298575"/>
                    </a:xfrm>
                    <a:prstGeom prst="rect">
                      <a:avLst/>
                    </a:prstGeom>
                    <a:ln/>
                  </pic:spPr>
                </pic:pic>
              </a:graphicData>
            </a:graphic>
          </wp:inline>
        </w:drawing>
      </w:r>
    </w:p>
    <w:p w14:paraId="31FBC1CE" w14:textId="77777777" w:rsidR="002C7580" w:rsidRPr="00F25793" w:rsidRDefault="00000000" w:rsidP="00AE0FB5">
      <w:pPr>
        <w:bidi w:val="0"/>
        <w:spacing w:line="360" w:lineRule="auto"/>
        <w:rPr>
          <w:rFonts w:asciiTheme="minorHAnsi" w:hAnsiTheme="minorHAnsi" w:cstheme="minorHAnsi"/>
          <w:sz w:val="24"/>
          <w:szCs w:val="24"/>
          <w:u w:val="single"/>
        </w:rPr>
      </w:pPr>
      <w:r>
        <w:rPr>
          <w:rFonts w:asciiTheme="minorHAnsi" w:hAnsiTheme="minorHAnsi" w:cstheme="minorHAnsi"/>
          <w:sz w:val="24"/>
          <w:szCs w:val="24"/>
          <w:u w:val="single"/>
        </w:rPr>
        <w:t xml:space="preserve">Table A4: PP-X selected data of peace processes </w:t>
      </w:r>
    </w:p>
    <w:p w14:paraId="2246D288" w14:textId="77777777" w:rsidR="002C7580" w:rsidRPr="00F25793" w:rsidRDefault="00A20782" w:rsidP="00AE0FB5">
      <w:pPr>
        <w:bidi w:val="0"/>
        <w:spacing w:line="360" w:lineRule="auto"/>
        <w:rPr>
          <w:rFonts w:asciiTheme="minorHAnsi" w:hAnsiTheme="minorHAnsi" w:cstheme="minorHAnsi"/>
          <w:sz w:val="24"/>
          <w:szCs w:val="24"/>
        </w:rPr>
      </w:pPr>
      <w:r>
        <w:rPr>
          <w:noProof/>
          <w:sz w:val="24"/>
          <w:szCs w:val="24"/>
        </w:rPr>
        <w:drawing>
          <wp:inline distT="0" distB="0" distL="0" distR="0" wp14:anchorId="18222203" wp14:editId="0FC0DFC1">
            <wp:extent cx="5274310" cy="905510"/>
            <wp:effectExtent l="0" t="0" r="2540" b="8890"/>
            <wp:docPr id="2146661346" name="image1.png" descr="A screenshot of a computer screen  AI-generated content may be incorrect."/>
            <wp:cNvGraphicFramePr/>
            <a:graphic xmlns:a="http://schemas.openxmlformats.org/drawingml/2006/main">
              <a:graphicData uri="http://schemas.openxmlformats.org/drawingml/2006/picture">
                <pic:pic xmlns:pic="http://schemas.openxmlformats.org/drawingml/2006/picture">
                  <pic:nvPicPr>
                    <pic:cNvPr id="2146661346" name="image1.png" descr="A screenshot of a computer screen  AI-generated content may be incorrect."/>
                    <pic:cNvPicPr preferRelativeResize="0"/>
                  </pic:nvPicPr>
                  <pic:blipFill>
                    <a:blip r:embed="rId9"/>
                    <a:srcRect/>
                    <a:stretch>
                      <a:fillRect/>
                    </a:stretch>
                  </pic:blipFill>
                  <pic:spPr>
                    <a:xfrm>
                      <a:off x="0" y="0"/>
                      <a:ext cx="5274310" cy="905510"/>
                    </a:xfrm>
                    <a:prstGeom prst="rect">
                      <a:avLst/>
                    </a:prstGeom>
                    <a:ln/>
                  </pic:spPr>
                </pic:pic>
              </a:graphicData>
            </a:graphic>
          </wp:inline>
        </w:drawing>
      </w:r>
    </w:p>
    <w:p w14:paraId="120764F4" w14:textId="77777777" w:rsidR="002C7580" w:rsidRPr="00F25793" w:rsidRDefault="00000000" w:rsidP="00AE0FB5">
      <w:pPr>
        <w:bidi w:val="0"/>
        <w:spacing w:line="360" w:lineRule="auto"/>
        <w:rPr>
          <w:rFonts w:asciiTheme="minorHAnsi" w:eastAsia="Times New Roman" w:hAnsiTheme="minorHAnsi" w:cstheme="minorHAnsi"/>
          <w:sz w:val="24"/>
          <w:szCs w:val="24"/>
        </w:rPr>
      </w:pPr>
      <w:r>
        <w:rPr>
          <w:rFonts w:asciiTheme="minorHAnsi" w:hAnsiTheme="minorHAnsi" w:cstheme="minorHAnsi"/>
          <w:sz w:val="24"/>
          <w:szCs w:val="24"/>
        </w:rPr>
        <w:t xml:space="preserve">In order to encode the stage at which the entire peace process ended (as opposed to a single agreement) the highest stage found among all the agreements associated </w:t>
      </w:r>
      <w:r>
        <w:rPr>
          <w:rFonts w:asciiTheme="minorHAnsi" w:hAnsiTheme="minorHAnsi" w:cstheme="minorHAnsi"/>
          <w:sz w:val="24"/>
          <w:szCs w:val="24"/>
        </w:rPr>
        <w:lastRenderedPageBreak/>
        <w:t xml:space="preserve">with that process will be coded. This category is based on the PA-X definitions of the stage in the peace process in which an agreement is signed. </w:t>
      </w:r>
      <w:r>
        <w:rPr>
          <w:rFonts w:asciiTheme="minorHAnsi" w:eastAsia="Times New Roman" w:hAnsiTheme="minorHAnsi" w:cstheme="minorHAnsi"/>
          <w:sz w:val="24"/>
          <w:szCs w:val="24"/>
        </w:rPr>
        <w:t xml:space="preserve">PA-X defined four main stages in a peace process, inspired by common negotiation sequencing in many conflicts: Pre-Negotiation/Framework (agreements about process or principles, e.g., agendas, ceasefire to enable talks, guiding principles), Partial/Substantive Agreements (interim deals addressing one or more substantive issues but not ending the conflict), Comprehensive Agreement (a final settlement intended to end the conflict), and Implementation Agreements (post-conflict accords to implement or verify earlier terms). Each agreement in PA-X is categorized into one of these types. </w:t>
      </w:r>
    </w:p>
    <w:p w14:paraId="40B8AB4C" w14:textId="77777777" w:rsidR="002C7580" w:rsidRPr="00F25793" w:rsidRDefault="00000000" w:rsidP="00AE0FB5">
      <w:pPr>
        <w:bidi w:val="0"/>
        <w:spacing w:line="360" w:lineRule="auto"/>
        <w:rPr>
          <w:rFonts w:asciiTheme="minorHAnsi" w:hAnsiTheme="minorHAnsi" w:cstheme="minorHAnsi"/>
          <w:sz w:val="24"/>
          <w:szCs w:val="24"/>
        </w:rPr>
      </w:pPr>
      <w:r>
        <w:rPr>
          <w:rFonts w:asciiTheme="minorHAnsi" w:eastAsia="Times New Roman" w:hAnsiTheme="minorHAnsi" w:cstheme="minorHAnsi"/>
          <w:sz w:val="24"/>
          <w:szCs w:val="24"/>
        </w:rPr>
        <w:t>In PP-X, we assign each process a sequence of stages it went through.</w:t>
      </w:r>
      <w:r>
        <w:rPr>
          <w:rFonts w:asciiTheme="minorHAnsi" w:hAnsiTheme="minorHAnsi" w:cstheme="minorHAnsi"/>
          <w:sz w:val="24"/>
          <w:szCs w:val="24"/>
        </w:rPr>
        <w:t xml:space="preserve"> </w:t>
      </w:r>
      <w:r>
        <w:rPr>
          <w:rFonts w:asciiTheme="minorHAnsi" w:eastAsia="Times New Roman" w:hAnsiTheme="minorHAnsi" w:cstheme="minorHAnsi"/>
          <w:sz w:val="24"/>
          <w:szCs w:val="24"/>
        </w:rPr>
        <w:t>For example, a successful process might have: Pre-negotiation -&gt; Partial agreements -&gt; Comprehensive agreement (and then perhaps implementation accords). An unsuccessful one might have Pre-negotiation -&gt; Partial agreements -&gt; collapse (no comprehensive). Some processes may jump stages or iterate (especially if talks collapse and restart).</w:t>
      </w:r>
    </w:p>
    <w:p w14:paraId="07906777" w14:textId="77777777" w:rsidR="002C7580" w:rsidRPr="00A62A2A"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The highest stage, numbered 7 in PP-X, is ‘SubComp: Framework-substantive, Comprehensive: Agreements that concern parties that are engaged in discussion and agreeing to substantive issues to re-solve the conflict and appear to be set out as a comprehensive attempt to re-solve the conflict.’  In the PP-X there are 61 peace processes (36%) that contain substantive- comprehensive agreement. </w:t>
      </w:r>
    </w:p>
    <w:p w14:paraId="49DE0670" w14:textId="77777777" w:rsidR="002C7580" w:rsidRPr="00A62A2A"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The stage below, numbered 6 in PP-X, is ‘SubPar: Framework-substantive, Partial: Agreements that concern parties that are engaged in discussion and agreeing to substantive issues to resolve the conflict, but only deal with some of the issues in ways that appear to contemplate future agreements to complete.’ There are 75 peace processes (44%) that the highest stage the parties have reached is substantive-partial agreement. </w:t>
      </w:r>
    </w:p>
    <w:p w14:paraId="65A9D818" w14:textId="77777777" w:rsidR="002C7580" w:rsidRPr="00F25793"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The stage numbered 5 in PP-X is ‘Pre: Pre-negotiation/process: Agreements that aim to get parties to the point of negotiating over the incompatibilities at the heart of the conflict. Note that these agreements can happen at any time in a process (even after a comprehensive peace agreement has been signed), if parties have moved </w:t>
      </w:r>
      <w:r>
        <w:rPr>
          <w:rFonts w:asciiTheme="minorHAnsi" w:hAnsiTheme="minorHAnsi" w:cstheme="minorHAnsi"/>
          <w:sz w:val="24"/>
          <w:szCs w:val="24"/>
        </w:rPr>
        <w:lastRenderedPageBreak/>
        <w:t xml:space="preserve">back into ‘talking about how they are going to talk’. Therefore, this characterization does not imply temporal precedence. There are 21 peace processes (12%) that contain pre-negotiation agreements that do not contain partial or comprehensive agreements. </w:t>
      </w:r>
    </w:p>
    <w:p w14:paraId="3FD3EFA7" w14:textId="77777777" w:rsidR="002C7580" w:rsidRPr="00F25793"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The stage numbered 4 in PP-X is ‘Ceasefire/related. This category contains agreements which provide in their entirety for a ceasefire, or association demobilisation, or an agreement that is purely providing a monitoring arrangement for, or extension, of a cease-fire’.  There are 11 peace processes (6.3%) that contain ceasfire agreements that do not contain partial, comprehensive or pre-negotiation agreements. </w:t>
      </w:r>
    </w:p>
    <w:p w14:paraId="409DB8D4" w14:textId="77777777" w:rsidR="002C7580" w:rsidRPr="00F25793"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All 171 processes except 3 are from the four stages above. Three processes are defined only as 'implementation’ and do not contain any other kind of agreements (Cameroon-Nigeria border peace process, Chad-Libya border peace process, and Saudi Arabia - Yemen Border process). No peace processes included the stages ‘other’ (2) or ‘renewal’ (1) without highest stages.  </w:t>
      </w:r>
    </w:p>
    <w:p w14:paraId="7DC86AB6" w14:textId="3AEBA46D" w:rsidR="002C7580" w:rsidRPr="00F25793" w:rsidRDefault="00000000" w:rsidP="005032BA">
      <w:pPr>
        <w:bidi w:val="0"/>
        <w:spacing w:before="280" w:after="280" w:line="36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For analytical simplicity, we characterize processes by whether or not they achieved the comprehensive stage. Our primary outcome (dependent variable) is a binary indicator: did the process reach a Comprehensive Peace Agreement (yes=1) or not (0). This is a proxy for a successfully concluded peace process.</w:t>
      </w:r>
      <w:r w:rsidR="00E619C5">
        <w:rPr>
          <w:rFonts w:asciiTheme="minorHAnsi" w:hAnsiTheme="minorHAnsi" w:cstheme="minorHAnsi"/>
          <w:sz w:val="24"/>
          <w:szCs w:val="24"/>
        </w:rPr>
        <w:t xml:space="preserve"> </w:t>
      </w:r>
    </w:p>
    <w:p w14:paraId="0CB2D62F" w14:textId="77777777" w:rsidR="002C7580" w:rsidRPr="00F25793" w:rsidRDefault="00000000" w:rsidP="00AE0FB5">
      <w:pPr>
        <w:bidi w:val="0"/>
        <w:spacing w:before="280" w:after="280" w:line="360" w:lineRule="auto"/>
        <w:rPr>
          <w:rFonts w:asciiTheme="minorHAnsi" w:hAnsiTheme="minorHAnsi" w:cstheme="minorHAnsi"/>
          <w:b/>
          <w:sz w:val="24"/>
          <w:szCs w:val="24"/>
        </w:rPr>
      </w:pPr>
      <w:r>
        <w:rPr>
          <w:rFonts w:asciiTheme="minorHAnsi" w:hAnsiTheme="minorHAnsi" w:cstheme="minorHAnsi"/>
          <w:b/>
          <w:sz w:val="24"/>
          <w:szCs w:val="24"/>
        </w:rPr>
        <w:t>4. Descriptive Comparison: Agreement Level vs. Process Level</w:t>
      </w:r>
    </w:p>
    <w:p w14:paraId="43CF8B89" w14:textId="77777777" w:rsidR="002C7580" w:rsidRPr="00F25793" w:rsidRDefault="00000000" w:rsidP="00AE0FB5">
      <w:pPr>
        <w:bidi w:val="0"/>
        <w:spacing w:before="280" w:after="280" w:line="36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Before diving into the predictive analysis, we first present some descriptive statistics to underscore how the process-level perspective differs from a traditional agreement-level view. This also helps validate our data restructuring.</w:t>
      </w:r>
    </w:p>
    <w:p w14:paraId="0C28E508" w14:textId="77777777" w:rsidR="002C7580" w:rsidRPr="00A62A2A" w:rsidRDefault="00000000" w:rsidP="00AE0FB5">
      <w:pPr>
        <w:bidi w:val="0"/>
        <w:spacing w:before="280" w:after="280" w:line="36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 xml:space="preserve">In PA-X (agreement-level), many conflicts are represented by multiple agreements. For example, the Colombia V–Santos peace process (with the Revolutionary Armed Forces of Colombia [FARC]) includes numerous accords: a 2014 Framework Agreement, several partial agreements in 2015 on different topics, and the 2016 Comprehensive Agreement: "Final Agreement to End the Armed Conflict and Build a </w:t>
      </w:r>
      <w:r>
        <w:rPr>
          <w:rFonts w:asciiTheme="minorHAnsi" w:eastAsia="Times New Roman" w:hAnsiTheme="minorHAnsi" w:cstheme="minorHAnsi"/>
          <w:sz w:val="24"/>
          <w:szCs w:val="24"/>
        </w:rPr>
        <w:lastRenderedPageBreak/>
        <w:t>Stable and Lasting Peace". In PP-X, all those become one observation, coded as having achieved a comprehensive agreement and having included various provisions. As a result, PP-X has far fewer total observations.</w:t>
      </w:r>
    </w:p>
    <w:p w14:paraId="17E72AB7" w14:textId="77777777" w:rsidR="002C7580" w:rsidRPr="00A62A2A"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For example here is a comparison between PA-X and PP-X for the variable of Reconciliation:  </w:t>
      </w:r>
    </w:p>
    <w:tbl>
      <w:tblPr>
        <w:tblStyle w:val="a"/>
        <w:tblW w:w="7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134"/>
        <w:gridCol w:w="1134"/>
        <w:gridCol w:w="1134"/>
        <w:gridCol w:w="1134"/>
        <w:gridCol w:w="1276"/>
      </w:tblGrid>
      <w:tr w:rsidR="002C7580" w:rsidRPr="00A62A2A" w14:paraId="28E89CAF" w14:textId="77777777">
        <w:trPr>
          <w:trHeight w:val="582"/>
        </w:trPr>
        <w:tc>
          <w:tcPr>
            <w:tcW w:w="1413" w:type="dxa"/>
          </w:tcPr>
          <w:p w14:paraId="1A5E7AE9" w14:textId="77777777" w:rsidR="002C7580" w:rsidRPr="00A62A2A" w:rsidRDefault="002C7580" w:rsidP="00AE0FB5">
            <w:pPr>
              <w:bidi w:val="0"/>
              <w:spacing w:line="360" w:lineRule="auto"/>
              <w:rPr>
                <w:rFonts w:asciiTheme="minorHAnsi" w:hAnsiTheme="minorHAnsi" w:cstheme="minorHAnsi"/>
                <w:sz w:val="24"/>
                <w:szCs w:val="24"/>
              </w:rPr>
            </w:pPr>
          </w:p>
        </w:tc>
        <w:tc>
          <w:tcPr>
            <w:tcW w:w="1134" w:type="dxa"/>
          </w:tcPr>
          <w:p w14:paraId="359DFA9C" w14:textId="77777777" w:rsidR="002C7580" w:rsidRPr="00A62A2A"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0</w:t>
            </w:r>
          </w:p>
        </w:tc>
        <w:tc>
          <w:tcPr>
            <w:tcW w:w="1134" w:type="dxa"/>
          </w:tcPr>
          <w:p w14:paraId="08A414D5" w14:textId="77777777" w:rsidR="002C7580" w:rsidRPr="00A62A2A"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1</w:t>
            </w:r>
          </w:p>
        </w:tc>
        <w:tc>
          <w:tcPr>
            <w:tcW w:w="1134" w:type="dxa"/>
          </w:tcPr>
          <w:p w14:paraId="19BFE0E9" w14:textId="77777777" w:rsidR="002C7580" w:rsidRPr="00A62A2A"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2</w:t>
            </w:r>
          </w:p>
        </w:tc>
        <w:tc>
          <w:tcPr>
            <w:tcW w:w="1134" w:type="dxa"/>
          </w:tcPr>
          <w:p w14:paraId="71240097" w14:textId="77777777" w:rsidR="002C7580" w:rsidRPr="00A62A2A"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3</w:t>
            </w:r>
          </w:p>
        </w:tc>
        <w:tc>
          <w:tcPr>
            <w:tcW w:w="1276" w:type="dxa"/>
          </w:tcPr>
          <w:p w14:paraId="0D3798AB" w14:textId="77777777" w:rsidR="002C7580" w:rsidRPr="00A62A2A"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Total</w:t>
            </w:r>
          </w:p>
        </w:tc>
      </w:tr>
      <w:tr w:rsidR="002C7580" w:rsidRPr="00A62A2A" w14:paraId="17C16BE4" w14:textId="77777777">
        <w:trPr>
          <w:trHeight w:val="602"/>
        </w:trPr>
        <w:tc>
          <w:tcPr>
            <w:tcW w:w="1413" w:type="dxa"/>
          </w:tcPr>
          <w:p w14:paraId="7ECFA0C4" w14:textId="77777777" w:rsidR="002C7580" w:rsidRPr="00A62A2A" w:rsidRDefault="00000000" w:rsidP="00AE0FB5">
            <w:pPr>
              <w:bidi w:val="0"/>
              <w:spacing w:line="360" w:lineRule="auto"/>
              <w:rPr>
                <w:rFonts w:asciiTheme="minorHAnsi" w:hAnsiTheme="minorHAnsi" w:cstheme="minorHAnsi"/>
                <w:b/>
                <w:sz w:val="24"/>
                <w:szCs w:val="24"/>
              </w:rPr>
            </w:pPr>
            <w:r>
              <w:rPr>
                <w:rFonts w:asciiTheme="minorHAnsi" w:hAnsiTheme="minorHAnsi" w:cstheme="minorHAnsi"/>
                <w:b/>
                <w:sz w:val="24"/>
                <w:szCs w:val="24"/>
              </w:rPr>
              <w:t>PP-X</w:t>
            </w:r>
          </w:p>
        </w:tc>
        <w:tc>
          <w:tcPr>
            <w:tcW w:w="1134" w:type="dxa"/>
          </w:tcPr>
          <w:p w14:paraId="7E576C12" w14:textId="77777777" w:rsidR="002C7580" w:rsidRPr="00A62A2A"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67 (39.2%)</w:t>
            </w:r>
          </w:p>
        </w:tc>
        <w:tc>
          <w:tcPr>
            <w:tcW w:w="1134" w:type="dxa"/>
          </w:tcPr>
          <w:p w14:paraId="7AD9EBE4" w14:textId="77777777" w:rsidR="002C7580" w:rsidRPr="00A62A2A"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43 (25.1%)</w:t>
            </w:r>
          </w:p>
        </w:tc>
        <w:tc>
          <w:tcPr>
            <w:tcW w:w="1134" w:type="dxa"/>
          </w:tcPr>
          <w:p w14:paraId="153B85B0" w14:textId="77777777" w:rsidR="002C7580" w:rsidRPr="00A62A2A"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42 (24.6%)</w:t>
            </w:r>
          </w:p>
        </w:tc>
        <w:tc>
          <w:tcPr>
            <w:tcW w:w="1134" w:type="dxa"/>
          </w:tcPr>
          <w:p w14:paraId="27846E28" w14:textId="77777777" w:rsidR="002C7580" w:rsidRPr="00A62A2A"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19 (11.1%)</w:t>
            </w:r>
          </w:p>
        </w:tc>
        <w:tc>
          <w:tcPr>
            <w:tcW w:w="1276" w:type="dxa"/>
          </w:tcPr>
          <w:p w14:paraId="1E82B75F" w14:textId="77777777" w:rsidR="002C7580" w:rsidRPr="00A62A2A"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171 (100%)</w:t>
            </w:r>
          </w:p>
        </w:tc>
      </w:tr>
      <w:tr w:rsidR="002C7580" w:rsidRPr="00A62A2A" w14:paraId="0BAEF99C" w14:textId="77777777">
        <w:trPr>
          <w:trHeight w:val="1143"/>
        </w:trPr>
        <w:tc>
          <w:tcPr>
            <w:tcW w:w="1413" w:type="dxa"/>
          </w:tcPr>
          <w:p w14:paraId="7254BC07" w14:textId="77777777" w:rsidR="002C7580" w:rsidRPr="00A62A2A" w:rsidRDefault="00000000" w:rsidP="00AE0FB5">
            <w:pPr>
              <w:bidi w:val="0"/>
              <w:spacing w:line="360" w:lineRule="auto"/>
              <w:rPr>
                <w:rFonts w:asciiTheme="minorHAnsi" w:hAnsiTheme="minorHAnsi" w:cstheme="minorHAnsi"/>
                <w:b/>
                <w:sz w:val="24"/>
                <w:szCs w:val="24"/>
              </w:rPr>
            </w:pPr>
            <w:r>
              <w:rPr>
                <w:rFonts w:asciiTheme="minorHAnsi" w:hAnsiTheme="minorHAnsi" w:cstheme="minorHAnsi"/>
                <w:b/>
                <w:sz w:val="24"/>
                <w:szCs w:val="24"/>
              </w:rPr>
              <w:t>PA-X (v.8)</w:t>
            </w:r>
          </w:p>
        </w:tc>
        <w:tc>
          <w:tcPr>
            <w:tcW w:w="1134" w:type="dxa"/>
          </w:tcPr>
          <w:p w14:paraId="37BE4D35" w14:textId="77777777" w:rsidR="002C7580" w:rsidRPr="00A62A2A"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1588 (77.3%)</w:t>
            </w:r>
          </w:p>
        </w:tc>
        <w:tc>
          <w:tcPr>
            <w:tcW w:w="1134" w:type="dxa"/>
          </w:tcPr>
          <w:p w14:paraId="1AA4BD0D" w14:textId="77777777" w:rsidR="002C7580" w:rsidRPr="00A62A2A"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349 (17%)</w:t>
            </w:r>
          </w:p>
        </w:tc>
        <w:tc>
          <w:tcPr>
            <w:tcW w:w="1134" w:type="dxa"/>
          </w:tcPr>
          <w:p w14:paraId="3CF56A8C" w14:textId="77777777" w:rsidR="002C7580" w:rsidRPr="00A62A2A"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89 (4.3%)</w:t>
            </w:r>
          </w:p>
        </w:tc>
        <w:tc>
          <w:tcPr>
            <w:tcW w:w="1134" w:type="dxa"/>
          </w:tcPr>
          <w:p w14:paraId="2E0559FF" w14:textId="77777777" w:rsidR="002C7580" w:rsidRPr="00A62A2A"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29 (1.4%)</w:t>
            </w:r>
          </w:p>
        </w:tc>
        <w:tc>
          <w:tcPr>
            <w:tcW w:w="1276" w:type="dxa"/>
          </w:tcPr>
          <w:p w14:paraId="1E5A5D03" w14:textId="77777777" w:rsidR="002C7580" w:rsidRPr="00A62A2A"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2055 (100%)</w:t>
            </w:r>
          </w:p>
        </w:tc>
      </w:tr>
    </w:tbl>
    <w:p w14:paraId="52AA8E04" w14:textId="77777777" w:rsidR="002C7580" w:rsidRPr="00A62A2A" w:rsidRDefault="002C7580" w:rsidP="00AE0FB5">
      <w:pPr>
        <w:bidi w:val="0"/>
        <w:spacing w:line="360" w:lineRule="auto"/>
        <w:rPr>
          <w:rFonts w:asciiTheme="minorHAnsi" w:hAnsiTheme="minorHAnsi" w:cstheme="minorHAnsi"/>
          <w:sz w:val="24"/>
          <w:szCs w:val="24"/>
        </w:rPr>
      </w:pPr>
    </w:p>
    <w:p w14:paraId="74172011" w14:textId="77777777" w:rsidR="002C7580" w:rsidRPr="00F25793"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The table reveals a significant contrast: while over 77% of individual peace agreements cataloged in PA-X v8 contain no mention of reconciliation provisions, nearly 61% of the overall peace processes captured in PP-X do include reconciliation at some level (coded 1, 2, or 3). This substantial difference arises directly from our aggregation method for PP-X, where the 'highest value' found across any agreement within a process determines the code for the entire process. Consequently, even if only one or a few agreements within a long sequence mention reconciliation (perhaps one specific accord dedicated to victims or national unity), the entire process is marked as having engaged with reconciliation in the PP-X dataset.</w:t>
      </w:r>
    </w:p>
    <w:p w14:paraId="36362C9B" w14:textId="77777777" w:rsidR="002C7580" w:rsidRPr="00F25793"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This discrepancy highlights a critical methodological point: relying solely on agreement-level frequencies (like the 77% absence rate) could lead researchers to underestimate the significance or engagement with certain principles during the complex lifespan of a peace negotiation. It might suggest reconciliation is a peripheral issue. However, the process-level view provided by PP-X suggests that a majority of peace processes do grapple with reconciliation at some point, even if it's not a feature of every single document signed. This approach aims to capture the peak level of commitment or the presence of a principle within the process's trajectory, arguing that this peak engagement might be more indicative of the </w:t>
      </w:r>
      <w:r>
        <w:rPr>
          <w:rFonts w:asciiTheme="minorHAnsi" w:hAnsiTheme="minorHAnsi" w:cstheme="minorHAnsi"/>
          <w:sz w:val="24"/>
          <w:szCs w:val="24"/>
        </w:rPr>
        <w:lastRenderedPageBreak/>
        <w:t>process's nature and potential outcome than the sheer frequency across interim documents. By shifting our perspective from the individual "trees" to the "forest", we are better positioned to grasp the overarching patterns and dynamics of the engagement process, beyond the discrete agreements themselves.</w:t>
      </w:r>
    </w:p>
    <w:p w14:paraId="5759F6AC" w14:textId="77777777" w:rsidR="002C7580" w:rsidRPr="00F25793"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The Colombian peace process involving the FARC, concluding in 2016, provides a concrete example. This process (PP#101) involved 27 distinct agreements recorded in PA-X v8. Analyzing these individual agreements reveals that 6 out of the 27 dealt substantively with reconciliation. If we were to calculate the percentage based purely on agreement frequency, we would find that only 22% of the agreements in this specific process mentioned reconciliation. While factually correct at the agreement level, does this 22% figure adequately represent the profound role reconciliation and victims' rights ultimately played in enabling the final comprehensive agreement in Colombia? The process-level perspective, which codes PP#101 with the highest reconciliation value achieved (Code 3), arguably offers a more holistic representation of reconciliation's salience within that particular negotiation journey. Furthermore, focusing only on Comprehensive Agreements (CAs), while useful for some analyses (e.g., Joshi et al., 2015), overlooks the substantial portion of processes (around 44% in our dataset) that never reach that final stage. The PP-X dataset, by capturing the highest engagement level across all stages, enables the examination of factors present during the crucial partial agreement phase and their correlation with reaching, or failing to reach, a comprehensive settlement.</w:t>
      </w:r>
    </w:p>
    <w:p w14:paraId="3158FF73" w14:textId="77777777" w:rsidR="002C7580" w:rsidRPr="00F25793" w:rsidRDefault="00000000" w:rsidP="00AE0FB5">
      <w:pPr>
        <w:bidi w:val="0"/>
        <w:spacing w:line="360" w:lineRule="auto"/>
        <w:rPr>
          <w:rFonts w:asciiTheme="minorHAnsi" w:hAnsiTheme="minorHAnsi" w:cstheme="minorHAnsi"/>
          <w:sz w:val="24"/>
          <w:szCs w:val="24"/>
        </w:rPr>
      </w:pPr>
      <w:r>
        <w:rPr>
          <w:rFonts w:asciiTheme="minorHAnsi" w:hAnsiTheme="minorHAnsi" w:cstheme="minorHAnsi"/>
          <w:b/>
          <w:sz w:val="24"/>
          <w:szCs w:val="24"/>
        </w:rPr>
        <w:t>5. Predicting Comprehensive Agreements: Analytical Approach</w:t>
      </w:r>
    </w:p>
    <w:p w14:paraId="3E4CA5E2" w14:textId="77777777" w:rsidR="002C7580" w:rsidRPr="00F25793" w:rsidRDefault="00286039" w:rsidP="00286039">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Having developed theoretical expectations in Section 2 about how peace processes progress and which TJ provisions should facilitate reaching comprehensive agreements, this section details our analytical approach to testing these hypotheses. Specifically, we aim to determine which TJ provisions, reflecting the state of negotiations during partial stages but before any comprehensive agreement, are statistically associated with the subsequent achievement of that comprehensive agreement. To achieve this predictive goal, which simulates analyzing the process from the perspective of the partial stage looking forward, we employ a </w:t>
      </w:r>
      <w:r>
        <w:rPr>
          <w:rFonts w:asciiTheme="minorHAnsi" w:hAnsiTheme="minorHAnsi" w:cstheme="minorHAnsi"/>
          <w:sz w:val="24"/>
          <w:szCs w:val="24"/>
        </w:rPr>
        <w:lastRenderedPageBreak/>
        <w:t>methodological intervention of temporally "freezing" the dataset, combined with multiple analytical methods to ensure robust findings.</w:t>
      </w:r>
    </w:p>
    <w:p w14:paraId="1D84B767" w14:textId="77777777" w:rsidR="002C7580" w:rsidRPr="003E35E9" w:rsidRDefault="00000000" w:rsidP="00AE0FB5">
      <w:pPr>
        <w:bidi w:val="0"/>
        <w:spacing w:line="360" w:lineRule="auto"/>
        <w:rPr>
          <w:rFonts w:asciiTheme="minorHAnsi" w:hAnsiTheme="minorHAnsi" w:cstheme="minorHAnsi"/>
          <w:b/>
          <w:bCs/>
          <w:i/>
          <w:sz w:val="24"/>
          <w:szCs w:val="24"/>
        </w:rPr>
      </w:pPr>
      <w:r>
        <w:rPr>
          <w:rFonts w:asciiTheme="minorHAnsi" w:hAnsiTheme="minorHAnsi" w:cstheme="minorHAnsi"/>
          <w:b/>
          <w:bCs/>
          <w:i/>
          <w:sz w:val="24"/>
          <w:szCs w:val="24"/>
        </w:rPr>
        <w:t>5.1. Creating a Predictive Dataset: Simulating the Pre-Comprehensive Stage</w:t>
      </w:r>
    </w:p>
    <w:p w14:paraId="077CBE44" w14:textId="77777777" w:rsidR="00286039" w:rsidRPr="00286039" w:rsidRDefault="00286039" w:rsidP="00286039">
      <w:pPr>
        <w:bidi w:val="0"/>
        <w:spacing w:line="360" w:lineRule="auto"/>
        <w:rPr>
          <w:rFonts w:asciiTheme="minorHAnsi" w:hAnsiTheme="minorHAnsi" w:cstheme="minorHAnsi"/>
          <w:sz w:val="24"/>
          <w:szCs w:val="24"/>
        </w:rPr>
      </w:pPr>
      <w:r>
        <w:rPr>
          <w:rFonts w:asciiTheme="minorHAnsi" w:hAnsiTheme="minorHAnsi" w:cstheme="minorHAnsi"/>
          <w:sz w:val="24"/>
          <w:szCs w:val="24"/>
        </w:rPr>
        <w:t>To test the hypotheses developed in Section 2.3 regarding which TJ provisions predict comprehensive settlement, we performed a critical modification to the PA-X dataset before aggregation to the process level. Our goal was to create a dataset representing the cumulative information available within each process up to the point just before a potential CA is signed</w:t>
      </w:r>
      <w:r>
        <w:rPr>
          <w:rFonts w:asciiTheme="minorHAnsi" w:hAnsiTheme="minorHAnsi"/>
          <w:sz w:val="24"/>
          <w:szCs w:val="24"/>
          <w:rtl/>
        </w:rPr>
        <w:t>.</w:t>
      </w:r>
    </w:p>
    <w:p w14:paraId="579BF3FE" w14:textId="77777777" w:rsidR="00286039" w:rsidRDefault="00286039" w:rsidP="00286039">
      <w:pPr>
        <w:bidi w:val="0"/>
        <w:spacing w:line="360" w:lineRule="auto"/>
        <w:rPr>
          <w:rFonts w:asciiTheme="minorHAnsi" w:hAnsiTheme="minorHAnsi" w:cstheme="minorHAnsi"/>
          <w:sz w:val="24"/>
          <w:szCs w:val="24"/>
        </w:rPr>
      </w:pPr>
      <w:r>
        <w:rPr>
          <w:rFonts w:asciiTheme="minorHAnsi" w:hAnsiTheme="minorHAnsi" w:cstheme="minorHAnsi"/>
          <w:sz w:val="24"/>
          <w:szCs w:val="24"/>
        </w:rPr>
        <w:t>The procedure involved two key steps applied to the original PA-X data:</w:t>
      </w:r>
    </w:p>
    <w:p w14:paraId="14EC4772" w14:textId="77777777" w:rsidR="002C7580" w:rsidRPr="00F25793"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1. Identifying Process Outcomes: First, each individual agreement in the PA-X dataset was tagged with a variable indicating the ultimate outcome of the peace process it belonged to. This 'outcome variable' was coded 1 if the process eventually reached a Comprehensive Agreement (Stage 7, N=61 processes) and 0 if the process's highest stage remained a Partial Agreement (Stage 6, N=75 processes). This step associates every agreement with its process's final known fate.</w:t>
      </w:r>
    </w:p>
    <w:p w14:paraId="477D90AB" w14:textId="77777777" w:rsidR="002C7580" w:rsidRPr="00F25793" w:rsidRDefault="00000000" w:rsidP="00AE0FB5">
      <w:pPr>
        <w:bidi w:val="0"/>
        <w:spacing w:line="360" w:lineRule="auto"/>
        <w:rPr>
          <w:rFonts w:asciiTheme="minorHAnsi" w:hAnsiTheme="minorHAnsi" w:cstheme="minorHAnsi"/>
          <w:b/>
          <w:sz w:val="24"/>
          <w:szCs w:val="24"/>
        </w:rPr>
      </w:pPr>
      <w:r>
        <w:rPr>
          <w:rFonts w:asciiTheme="minorHAnsi" w:hAnsiTheme="minorHAnsi" w:cstheme="minorHAnsi"/>
          <w:sz w:val="24"/>
          <w:szCs w:val="24"/>
        </w:rPr>
        <w:t xml:space="preserve">2. Removing Comprehensive Agreement Data: Second, and crucially for establishing the correct temporal perspective for prediction, all individual agreement rows that were themselves coded as Comprehensive Agreements (Stage 7) were removed from the PA-X dataset. This intervention eliminated the information contained only within the final CAs themselves (119 such agreement rows were removed based on the PAX_Version_8 sheet). For example, as is seen in </w:t>
      </w:r>
      <w:r>
        <w:rPr>
          <w:rFonts w:asciiTheme="minorHAnsi" w:hAnsiTheme="minorHAnsi" w:cstheme="minorHAnsi"/>
          <w:b/>
          <w:sz w:val="24"/>
          <w:szCs w:val="24"/>
        </w:rPr>
        <w:t>Table A5.</w:t>
      </w:r>
      <w:r>
        <w:rPr>
          <w:rFonts w:asciiTheme="minorHAnsi" w:hAnsiTheme="minorHAnsi" w:cstheme="minorHAnsi"/>
          <w:sz w:val="24"/>
          <w:szCs w:val="24"/>
        </w:rPr>
        <w:t xml:space="preserve">, the empty row of the comprehensive peace agreement in the Colombia V Santos peace process. </w:t>
      </w:r>
    </w:p>
    <w:p w14:paraId="3723C910" w14:textId="77777777" w:rsidR="002C7580" w:rsidRPr="00F25793" w:rsidRDefault="00000000" w:rsidP="00AE0FB5">
      <w:pPr>
        <w:bidi w:val="0"/>
        <w:spacing w:line="360" w:lineRule="auto"/>
        <w:rPr>
          <w:rFonts w:asciiTheme="minorHAnsi" w:hAnsiTheme="minorHAnsi" w:cstheme="minorHAnsi"/>
          <w:b/>
          <w:sz w:val="24"/>
          <w:szCs w:val="24"/>
        </w:rPr>
      </w:pPr>
      <w:r>
        <w:rPr>
          <w:rFonts w:asciiTheme="minorHAnsi" w:hAnsiTheme="minorHAnsi" w:cstheme="minorHAnsi"/>
          <w:b/>
          <w:sz w:val="24"/>
          <w:szCs w:val="24"/>
        </w:rPr>
        <w:t xml:space="preserve">Table A5: Colombia V Santos process (N.101) without the comprehensive agreement row </w:t>
      </w:r>
    </w:p>
    <w:p w14:paraId="72E53597" w14:textId="77777777" w:rsidR="002C7580" w:rsidRPr="00F25793" w:rsidRDefault="002852BC" w:rsidP="00AE0FB5">
      <w:pPr>
        <w:bidi w:val="0"/>
        <w:spacing w:line="360" w:lineRule="auto"/>
        <w:rPr>
          <w:rFonts w:asciiTheme="minorHAnsi" w:hAnsiTheme="minorHAnsi" w:cstheme="minorHAnsi"/>
          <w:sz w:val="24"/>
          <w:szCs w:val="24"/>
        </w:rPr>
      </w:pPr>
      <w:r>
        <w:rPr>
          <w:noProof/>
          <w:sz w:val="24"/>
          <w:szCs w:val="24"/>
        </w:rPr>
        <w:drawing>
          <wp:inline distT="0" distB="0" distL="0" distR="0" wp14:anchorId="5F461E53" wp14:editId="263F77A2">
            <wp:extent cx="5274310" cy="223520"/>
            <wp:effectExtent l="0" t="0" r="2540" b="5080"/>
            <wp:docPr id="214666134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274310" cy="223520"/>
                    </a:xfrm>
                    <a:prstGeom prst="rect">
                      <a:avLst/>
                    </a:prstGeom>
                    <a:ln/>
                  </pic:spPr>
                </pic:pic>
              </a:graphicData>
            </a:graphic>
          </wp:inline>
        </w:drawing>
      </w:r>
    </w:p>
    <w:p w14:paraId="5E45C655" w14:textId="77777777" w:rsidR="00457D85" w:rsidRDefault="002852BC" w:rsidP="00AE0FB5">
      <w:pPr>
        <w:bidi w:val="0"/>
        <w:spacing w:line="360" w:lineRule="auto"/>
        <w:rPr>
          <w:rFonts w:asciiTheme="minorHAnsi" w:hAnsiTheme="minorHAnsi" w:cstheme="minorHAnsi"/>
          <w:sz w:val="24"/>
          <w:szCs w:val="24"/>
        </w:rPr>
      </w:pPr>
      <w:r>
        <w:rPr>
          <w:noProof/>
          <w:sz w:val="24"/>
          <w:szCs w:val="24"/>
        </w:rPr>
        <w:lastRenderedPageBreak/>
        <w:drawing>
          <wp:inline distT="0" distB="0" distL="0" distR="0" wp14:anchorId="03721A95" wp14:editId="7BFA5972">
            <wp:extent cx="5274310" cy="1754505"/>
            <wp:effectExtent l="0" t="0" r="2540" b="0"/>
            <wp:docPr id="2146661348" name="image4.png" descr="A black grid with white lines  AI-generated content may be incorrect."/>
            <wp:cNvGraphicFramePr/>
            <a:graphic xmlns:a="http://schemas.openxmlformats.org/drawingml/2006/main">
              <a:graphicData uri="http://schemas.openxmlformats.org/drawingml/2006/picture">
                <pic:pic xmlns:pic="http://schemas.openxmlformats.org/drawingml/2006/picture">
                  <pic:nvPicPr>
                    <pic:cNvPr id="2146661348" name="image4.png" descr="A black grid with white lines  AI-generated content may be incorrect."/>
                    <pic:cNvPicPr preferRelativeResize="0"/>
                  </pic:nvPicPr>
                  <pic:blipFill>
                    <a:blip r:embed="rId11"/>
                    <a:srcRect/>
                    <a:stretch>
                      <a:fillRect/>
                    </a:stretch>
                  </pic:blipFill>
                  <pic:spPr>
                    <a:xfrm>
                      <a:off x="0" y="0"/>
                      <a:ext cx="5274310" cy="1754505"/>
                    </a:xfrm>
                    <a:prstGeom prst="rect">
                      <a:avLst/>
                    </a:prstGeom>
                    <a:ln/>
                  </pic:spPr>
                </pic:pic>
              </a:graphicData>
            </a:graphic>
          </wp:inline>
        </w:drawing>
      </w:r>
    </w:p>
    <w:p w14:paraId="35D69B0C" w14:textId="77777777" w:rsidR="002C7580" w:rsidRPr="00F25793"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The result of these steps was a modified agreement-level dataset. This dataset now exclusively contains information from agreements signed during the pre-negotiation, ceasefire or partial phases, effectively representing the knowledge accumulated prior to the potential signing of a CA. Critically, however, each remaining agreement still carried the 'outcome variable' indicating whether its parent process eventually reached a CA or not.</w:t>
      </w:r>
    </w:p>
    <w:p w14:paraId="0506F1FB" w14:textId="77777777" w:rsidR="002C7580" w:rsidRPr="00F25793"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This modified agreement-level dataset was then aggregated to the process level using the standard PP-X method (recording the highest value for each TJ variable observed across the remaining agreements within each process). This yielded the final analytical dataset used for prediction.</w:t>
      </w:r>
    </w:p>
    <w:p w14:paraId="767DDCC2" w14:textId="77777777" w:rsidR="00286039"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The sample for our predictive models consists of all processes that had at least one agreement remaining after the removal of CAs (seven processes included only CAs and were therefore excluded from the sample, and whose original final outcome was either partial agreements (included 11 processes with peace 'process agreements' and 85 processes with partial agreements) or comprehensive agreements (54 processes). This resulted in the analytical sample of N=150 processes (N=97 ending at partial, N=53 reaching comprehensive). </w:t>
      </w:r>
    </w:p>
    <w:p w14:paraId="558AEF9E" w14:textId="77777777" w:rsidR="002C7580" w:rsidRPr="00F25793" w:rsidRDefault="00000000" w:rsidP="00286039">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This construction ensures we are using only pre-comprehensive information (the aggregated TJ variables from the modified dataset) to predict the known final outcome (the 'outcome variable'). Peace process #101 (Colombia V - Santos) illustrates this (as seen in the last row in </w:t>
      </w:r>
      <w:r>
        <w:rPr>
          <w:rFonts w:asciiTheme="minorHAnsi" w:hAnsiTheme="minorHAnsi" w:cstheme="minorHAnsi"/>
          <w:b/>
          <w:sz w:val="24"/>
          <w:szCs w:val="24"/>
        </w:rPr>
        <w:t>Table A6</w:t>
      </w:r>
      <w:r>
        <w:rPr>
          <w:rFonts w:asciiTheme="minorHAnsi" w:hAnsiTheme="minorHAnsi" w:cstheme="minorHAnsi"/>
          <w:sz w:val="24"/>
          <w:szCs w:val="24"/>
        </w:rPr>
        <w:t xml:space="preserve">): although the data from its final comprehensive agreement was excluded when calculating the TJ predictor values used in our analysis (from TJam to TjNR), its outcome variable ('FPS Binary') is coded as 1, signifying that the process did, in fact, culminate in a CA. This design directly </w:t>
      </w:r>
      <w:r>
        <w:rPr>
          <w:rFonts w:asciiTheme="minorHAnsi" w:hAnsiTheme="minorHAnsi" w:cstheme="minorHAnsi"/>
          <w:sz w:val="24"/>
          <w:szCs w:val="24"/>
        </w:rPr>
        <w:lastRenderedPageBreak/>
        <w:t xml:space="preserve">simulates the analytical task of predicting final success based on characteristics observed during the intermediate phases of negotiation. Other peace processes in Table A6 are examples of different stages of processes. </w:t>
      </w:r>
    </w:p>
    <w:p w14:paraId="4E176507" w14:textId="77777777" w:rsidR="002C7580" w:rsidRPr="00F25793" w:rsidRDefault="00000000" w:rsidP="00AE0FB5">
      <w:pPr>
        <w:bidi w:val="0"/>
        <w:spacing w:line="360" w:lineRule="auto"/>
        <w:rPr>
          <w:rFonts w:asciiTheme="minorHAnsi" w:hAnsiTheme="minorHAnsi" w:cstheme="minorHAnsi"/>
          <w:b/>
          <w:sz w:val="24"/>
          <w:szCs w:val="24"/>
        </w:rPr>
      </w:pPr>
      <w:r>
        <w:rPr>
          <w:rFonts w:asciiTheme="minorHAnsi" w:hAnsiTheme="minorHAnsi" w:cstheme="minorHAnsi"/>
          <w:b/>
          <w:sz w:val="24"/>
          <w:szCs w:val="24"/>
        </w:rPr>
        <w:t>Table A6: Peace process #101 and other peace processes from the PP-X after removing rows of comprehensive agreements</w:t>
      </w:r>
    </w:p>
    <w:p w14:paraId="728B9535" w14:textId="77777777" w:rsidR="002C7580" w:rsidRPr="00F25793" w:rsidRDefault="00457D85" w:rsidP="00AE0FB5">
      <w:pPr>
        <w:bidi w:val="0"/>
        <w:spacing w:line="360" w:lineRule="auto"/>
        <w:rPr>
          <w:rFonts w:asciiTheme="minorHAnsi" w:hAnsiTheme="minorHAnsi" w:cstheme="minorHAnsi"/>
          <w:b/>
          <w:sz w:val="24"/>
          <w:szCs w:val="24"/>
        </w:rPr>
      </w:pPr>
      <w:r>
        <w:rPr>
          <w:noProof/>
        </w:rPr>
        <w:drawing>
          <wp:inline distT="0" distB="0" distL="0" distR="0" wp14:anchorId="390E6FFE" wp14:editId="777EF513">
            <wp:extent cx="5273938" cy="730250"/>
            <wp:effectExtent l="0" t="0" r="3175" b="0"/>
            <wp:docPr id="2146661347" name="image5.png" descr="A black background with a black square  AI-generated content may be incorrect."/>
            <wp:cNvGraphicFramePr/>
            <a:graphic xmlns:a="http://schemas.openxmlformats.org/drawingml/2006/main">
              <a:graphicData uri="http://schemas.openxmlformats.org/drawingml/2006/picture">
                <pic:pic xmlns:pic="http://schemas.openxmlformats.org/drawingml/2006/picture">
                  <pic:nvPicPr>
                    <pic:cNvPr id="2146661347" name="image5.png" descr="A black background with a black square  AI-generated content may be incorrect."/>
                    <pic:cNvPicPr preferRelativeResize="0"/>
                  </pic:nvPicPr>
                  <pic:blipFill>
                    <a:blip r:embed="rId12"/>
                    <a:srcRect/>
                    <a:stretch>
                      <a:fillRect/>
                    </a:stretch>
                  </pic:blipFill>
                  <pic:spPr>
                    <a:xfrm>
                      <a:off x="0" y="0"/>
                      <a:ext cx="5273938" cy="730250"/>
                    </a:xfrm>
                    <a:prstGeom prst="rect">
                      <a:avLst/>
                    </a:prstGeom>
                    <a:ln/>
                  </pic:spPr>
                </pic:pic>
              </a:graphicData>
            </a:graphic>
          </wp:inline>
        </w:drawing>
      </w:r>
    </w:p>
    <w:p w14:paraId="0FC80B5D" w14:textId="77777777" w:rsidR="005032BA" w:rsidRDefault="005032BA" w:rsidP="005032BA">
      <w:pPr>
        <w:bidi w:val="0"/>
        <w:spacing w:before="280" w:after="280" w:line="360" w:lineRule="auto"/>
        <w:rPr>
          <w:rFonts w:asciiTheme="minorHAnsi" w:hAnsiTheme="minorHAnsi" w:cstheme="minorHAnsi"/>
          <w:sz w:val="24"/>
          <w:szCs w:val="24"/>
        </w:rPr>
      </w:pPr>
      <w:r>
        <w:rPr>
          <w:rFonts w:asciiTheme="minorHAnsi" w:hAnsiTheme="minorHAnsi" w:cstheme="minorHAnsi"/>
          <w:sz w:val="24"/>
          <w:szCs w:val="24"/>
        </w:rPr>
        <w:t>Figure 1 provides a schematic visualization of the full transformation from PA-X (agreement level) to PP-X (process level with temporal freezing), using the Colombia V Santos process as an illustrative example.</w:t>
      </w:r>
    </w:p>
    <w:p w14:paraId="0868AF3A" w14:textId="77777777" w:rsidR="005032BA" w:rsidRDefault="005032BA" w:rsidP="005032BA">
      <w:pPr>
        <w:bidi w:val="0"/>
        <w:spacing w:before="280" w:after="280" w:line="360" w:lineRule="auto"/>
        <w:rPr>
          <w:rFonts w:asciiTheme="minorHAnsi" w:hAnsiTheme="minorHAnsi" w:cstheme="minorHAnsi"/>
          <w:sz w:val="24"/>
          <w:szCs w:val="24"/>
        </w:rPr>
      </w:pPr>
    </w:p>
    <w:p w14:paraId="3316FFA4" w14:textId="77777777" w:rsidR="005032BA" w:rsidRDefault="005032BA" w:rsidP="005032BA">
      <w:pPr>
        <w:bidi w:val="0"/>
        <w:spacing w:before="280" w:after="280" w:line="360" w:lineRule="auto"/>
        <w:rPr>
          <w:rFonts w:asciiTheme="minorHAnsi" w:hAnsiTheme="minorHAnsi" w:cstheme="minorHAnsi"/>
          <w:sz w:val="24"/>
          <w:szCs w:val="24"/>
        </w:rPr>
      </w:pPr>
    </w:p>
    <w:p w14:paraId="1459F991" w14:textId="77777777" w:rsidR="005032BA" w:rsidRPr="00F25793" w:rsidRDefault="005032BA" w:rsidP="005032BA">
      <w:pPr>
        <w:bidi w:val="0"/>
        <w:spacing w:before="280" w:after="280" w:line="360" w:lineRule="auto"/>
        <w:rPr>
          <w:rFonts w:asciiTheme="minorHAnsi" w:eastAsia="Times New Roman" w:hAnsiTheme="minorHAnsi" w:cstheme="minorHAnsi"/>
          <w:sz w:val="24"/>
          <w:szCs w:val="24"/>
        </w:rPr>
      </w:pPr>
      <w:r>
        <w:rPr>
          <w:rFonts w:asciiTheme="minorHAnsi" w:hAnsiTheme="minorHAnsi" w:cstheme="minorHAnsi"/>
          <w:sz w:val="24"/>
          <w:szCs w:val="24"/>
        </w:rPr>
        <w:t xml:space="preserve"> </w:t>
      </w:r>
      <w:r w:rsidRPr="000E5186">
        <w:rPr>
          <w:rFonts w:asciiTheme="minorHAnsi" w:hAnsiTheme="minorHAnsi" w:cstheme="minorHAnsi"/>
          <w:sz w:val="24"/>
          <w:szCs w:val="24"/>
        </w:rPr>
        <w:drawing>
          <wp:inline distT="0" distB="0" distL="0" distR="0" wp14:anchorId="5AC7F1FC" wp14:editId="439B473C">
            <wp:extent cx="5274310" cy="2608580"/>
            <wp:effectExtent l="0" t="0" r="2540" b="1270"/>
            <wp:docPr id="87173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39813" name=""/>
                    <pic:cNvPicPr/>
                  </pic:nvPicPr>
                  <pic:blipFill>
                    <a:blip r:embed="rId13"/>
                    <a:stretch>
                      <a:fillRect/>
                    </a:stretch>
                  </pic:blipFill>
                  <pic:spPr>
                    <a:xfrm>
                      <a:off x="0" y="0"/>
                      <a:ext cx="5274310" cy="2608580"/>
                    </a:xfrm>
                    <a:prstGeom prst="rect">
                      <a:avLst/>
                    </a:prstGeom>
                  </pic:spPr>
                </pic:pic>
              </a:graphicData>
            </a:graphic>
          </wp:inline>
        </w:drawing>
      </w:r>
    </w:p>
    <w:p w14:paraId="181C9363" w14:textId="77777777" w:rsidR="005032BA" w:rsidRDefault="005032BA" w:rsidP="00AE0FB5">
      <w:pPr>
        <w:bidi w:val="0"/>
        <w:spacing w:line="360" w:lineRule="auto"/>
        <w:rPr>
          <w:rFonts w:asciiTheme="minorHAnsi" w:hAnsiTheme="minorHAnsi" w:cstheme="minorHAnsi"/>
          <w:sz w:val="24"/>
          <w:szCs w:val="24"/>
        </w:rPr>
      </w:pPr>
    </w:p>
    <w:p w14:paraId="1D0CA3F4" w14:textId="77777777" w:rsidR="005032BA" w:rsidRDefault="005032BA" w:rsidP="005032BA">
      <w:pPr>
        <w:bidi w:val="0"/>
        <w:spacing w:line="360" w:lineRule="auto"/>
        <w:rPr>
          <w:rFonts w:asciiTheme="minorHAnsi" w:hAnsiTheme="minorHAnsi" w:cstheme="minorHAnsi"/>
          <w:sz w:val="24"/>
          <w:szCs w:val="24"/>
        </w:rPr>
      </w:pPr>
    </w:p>
    <w:p w14:paraId="6FE80005" w14:textId="13541DEC" w:rsidR="002C7580" w:rsidRDefault="008D0E9A" w:rsidP="005032BA">
      <w:pPr>
        <w:bidi w:val="0"/>
        <w:spacing w:line="360" w:lineRule="auto"/>
        <w:rPr>
          <w:rFonts w:asciiTheme="minorHAnsi" w:hAnsiTheme="minorHAnsi" w:cstheme="minorHAnsi"/>
          <w:sz w:val="24"/>
          <w:szCs w:val="24"/>
        </w:rPr>
      </w:pPr>
      <w:r>
        <w:rPr>
          <w:rFonts w:asciiTheme="minorHAnsi" w:hAnsiTheme="minorHAnsi" w:cstheme="minorHAnsi"/>
          <w:sz w:val="24"/>
          <w:szCs w:val="24"/>
        </w:rPr>
        <w:lastRenderedPageBreak/>
        <w:t>This design allows us to test whether the TJ provisions theorized in Section 2.3 are indeed associated with process success, while minimizing retrospective bias.</w:t>
      </w:r>
    </w:p>
    <w:p w14:paraId="3255C411" w14:textId="77777777" w:rsidR="007E58AF" w:rsidRDefault="007E58AF" w:rsidP="007E58AF">
      <w:pPr>
        <w:bidi w:val="0"/>
        <w:spacing w:line="360" w:lineRule="auto"/>
        <w:rPr>
          <w:rFonts w:asciiTheme="minorHAnsi" w:hAnsiTheme="minorHAnsi" w:cstheme="minorHAnsi"/>
          <w:b/>
          <w:bCs/>
          <w:i/>
          <w:iCs/>
          <w:sz w:val="24"/>
          <w:szCs w:val="24"/>
        </w:rPr>
      </w:pPr>
      <w:r>
        <w:rPr>
          <w:rFonts w:asciiTheme="minorHAnsi" w:hAnsiTheme="minorHAnsi" w:cstheme="minorHAnsi"/>
          <w:b/>
          <w:bCs/>
          <w:i/>
          <w:iCs/>
          <w:sz w:val="24"/>
          <w:szCs w:val="24"/>
        </w:rPr>
        <w:t>5.2 Addressing Endogeneity and Causal Inference</w:t>
      </w:r>
    </w:p>
    <w:p w14:paraId="1F4F8A95" w14:textId="77777777" w:rsidR="007E58AF" w:rsidRDefault="007E58AF" w:rsidP="00AE0FB5">
      <w:pPr>
        <w:bidi w:val="0"/>
        <w:spacing w:line="360" w:lineRule="auto"/>
        <w:rPr>
          <w:rFonts w:asciiTheme="minorHAnsi" w:hAnsiTheme="minorHAnsi" w:cstheme="minorHAnsi"/>
          <w:bCs/>
          <w:sz w:val="24"/>
          <w:szCs w:val="24"/>
        </w:rPr>
      </w:pPr>
      <w:r>
        <w:rPr>
          <w:rFonts w:asciiTheme="minorHAnsi" w:hAnsiTheme="minorHAnsi" w:cstheme="minorHAnsi"/>
          <w:bCs/>
          <w:sz w:val="24"/>
          <w:szCs w:val="24"/>
        </w:rPr>
        <w:t>Any analysis seeking to identify which provisions in partial agreements predict comprehensive settlement faces a fundamental challenge: endogeneity. The inclusion of specific provisions during interim stages is not random but reflects underlying characteristics of the conflict, the parties, and the negotiation environment. These same underlying factors may independently influence whether a process reaches comprehensive settlement, creating two related problems: selection bias and reverse causality.</w:t>
      </w:r>
    </w:p>
    <w:p w14:paraId="705C3889" w14:textId="212D48E7" w:rsidR="007E58AF" w:rsidRPr="007E58AF" w:rsidRDefault="00135EF7" w:rsidP="00135EF7">
      <w:pPr>
        <w:bidi w:val="0"/>
        <w:spacing w:line="360" w:lineRule="auto"/>
        <w:rPr>
          <w:rFonts w:asciiTheme="minorHAnsi" w:hAnsiTheme="minorHAnsi" w:cstheme="minorHAnsi"/>
          <w:bCs/>
          <w:sz w:val="24"/>
          <w:szCs w:val="24"/>
        </w:rPr>
      </w:pPr>
      <w:ins w:id="22" w:author="קפשוק יואב" w:date="2026-05-16T02:53:00Z" w16du:dateUtc="2026-05-15T23:53:00Z">
        <w:r w:rsidRPr="00135EF7">
          <w:rPr>
            <w:rFonts w:asciiTheme="minorHAnsi" w:hAnsiTheme="minorHAnsi" w:cstheme="minorHAnsi"/>
            <w:bCs/>
            <w:sz w:val="24"/>
            <w:szCs w:val="24"/>
          </w:rPr>
          <w:t xml:space="preserve">The selection bias problem in this literature is more precisely a case of selection on the dependent variable: studies that analyze only processes which produced comprehensive agreements have selected on the very outcome they seek to explain, and the comparison group of failed processes is absent. </w:t>
        </w:r>
      </w:ins>
      <w:r w:rsidR="007E58AF">
        <w:rPr>
          <w:rFonts w:asciiTheme="minorHAnsi" w:hAnsiTheme="minorHAnsi" w:cstheme="minorHAnsi"/>
          <w:bCs/>
          <w:sz w:val="24"/>
          <w:szCs w:val="24"/>
        </w:rPr>
        <w:t>Selection bias arises because peace processes that include robust TJ provisions during interim stages may differ systematically from those that do not. As Leib (2022) demonstrates, TJ inclusion reflects multiple converging conditions such as high-intensity conflict, strong rebel groups, and substantial third-party engagement. Processes meeting these conditions may be more likely to succeed regardless of the specific TJ provisions included. If so, our models might incorrectly attribute success to TJ provisions when the true causal factors are these underlying conditions</w:t>
      </w:r>
      <w:r w:rsidR="007E58AF">
        <w:rPr>
          <w:rFonts w:asciiTheme="minorHAnsi" w:hAnsiTheme="minorHAnsi"/>
          <w:bCs/>
          <w:sz w:val="24"/>
          <w:szCs w:val="24"/>
          <w:rtl/>
        </w:rPr>
        <w:t>.</w:t>
      </w:r>
    </w:p>
    <w:p w14:paraId="1CF1D3E9" w14:textId="77777777" w:rsidR="007E58AF" w:rsidRPr="007E58AF" w:rsidRDefault="007E58AF" w:rsidP="007E58AF">
      <w:pPr>
        <w:bidi w:val="0"/>
        <w:spacing w:line="360" w:lineRule="auto"/>
        <w:rPr>
          <w:rFonts w:asciiTheme="minorHAnsi" w:hAnsiTheme="minorHAnsi" w:cstheme="minorHAnsi"/>
          <w:bCs/>
          <w:sz w:val="24"/>
          <w:szCs w:val="24"/>
        </w:rPr>
      </w:pPr>
      <w:r>
        <w:rPr>
          <w:rFonts w:asciiTheme="minorHAnsi" w:hAnsiTheme="minorHAnsi" w:cstheme="minorHAnsi"/>
          <w:bCs/>
          <w:sz w:val="24"/>
          <w:szCs w:val="24"/>
        </w:rPr>
        <w:t>Reverse causality poses a subtler concern regarding the direction of causality within the negotiation process itself. Do certain TJ provisions help processes succeed, or do processes that are already proceeding well become more willing to include ambitious TJ measures? Negotiators who perceive their process is gaining momentum might be more willing to include demanding provisions precisely because they are confident the process will succeed</w:t>
      </w:r>
      <w:r>
        <w:rPr>
          <w:rFonts w:asciiTheme="minorHAnsi" w:hAnsiTheme="minorHAnsi"/>
          <w:bCs/>
          <w:sz w:val="24"/>
          <w:szCs w:val="24"/>
          <w:rtl/>
        </w:rPr>
        <w:t>.</w:t>
      </w:r>
    </w:p>
    <w:p w14:paraId="045B5A1B" w14:textId="77777777" w:rsidR="007E58AF" w:rsidRPr="007E58AF" w:rsidRDefault="007E58AF" w:rsidP="007E58AF">
      <w:pPr>
        <w:bidi w:val="0"/>
        <w:spacing w:line="360" w:lineRule="auto"/>
        <w:rPr>
          <w:rFonts w:asciiTheme="minorHAnsi" w:hAnsiTheme="minorHAnsi" w:cstheme="minorHAnsi"/>
          <w:bCs/>
          <w:sz w:val="24"/>
          <w:szCs w:val="24"/>
        </w:rPr>
      </w:pPr>
      <w:r>
        <w:rPr>
          <w:rFonts w:asciiTheme="minorHAnsi" w:hAnsiTheme="minorHAnsi" w:cstheme="minorHAnsi"/>
          <w:bCs/>
          <w:sz w:val="24"/>
          <w:szCs w:val="24"/>
        </w:rPr>
        <w:t xml:space="preserve">Our temporal freezing design partially addresses these concerns. By excluding all information from comprehensive agreements and analyzing only provisions included during partial stages, we ensure that our predictors reflect decisions made under </w:t>
      </w:r>
      <w:r>
        <w:rPr>
          <w:rFonts w:asciiTheme="minorHAnsi" w:hAnsiTheme="minorHAnsi" w:cstheme="minorHAnsi"/>
          <w:bCs/>
          <w:sz w:val="24"/>
          <w:szCs w:val="24"/>
        </w:rPr>
        <w:lastRenderedPageBreak/>
        <w:t xml:space="preserve">uncertainty, before final outcomes were known. This temporal separation provides three advantages. First, it eliminates post-hoc rationalization by ensuring we do not analyze comprehensive agreements that definitionally succeeded. Second, it approximates the real decision environment facing negotiators who must make choices without knowing whether their process will ultimately succeed. Third, it ensures temporal precedence, with TJ provisions appearing before the outcome in time </w:t>
      </w:r>
      <w:r>
        <w:rPr>
          <w:rFonts w:asciiTheme="minorHAnsi" w:hAnsiTheme="minorHAnsi" w:cstheme="minorHAnsi"/>
          <w:bCs/>
          <w:sz w:val="24"/>
          <w:szCs w:val="24"/>
        </w:rPr>
        <w:fldChar w:fldCharType="begin"/>
      </w:r>
      <w:r>
        <w:rPr>
          <w:rFonts w:asciiTheme="minorHAnsi" w:hAnsiTheme="minorHAnsi" w:cstheme="minorHAnsi"/>
          <w:bCs/>
          <w:sz w:val="24"/>
          <w:szCs w:val="24"/>
        </w:rPr>
        <w:instrText xml:space="preserve"> ADDIN ZOTERO_ITEM CSL_CITATION {"citationID":"HsBBIv4S","properties":{"formattedCitation":"(Falleti &amp; Mahoney, 2015)","plainCitation":"(Falleti &amp; Mahoney, 2015)","noteIndex":0},"citationItems":[{"id":2701,"uris":["http://zotero.org/users/2419647/items/JZDIJW9N"],"itemData":{"id":2701,"type":"chapter","abstract":"Although comparative-historical analysis (CHA) is often understood to entail the comparison of a small to medium number of cases (usually countries or other macro units), we argue in this chapter that it may be more informative to say that this field involves the systematic comparison of sequences (Rueschemeyer and Stephens 1997). We suggest that a principal overarching methodology of comparative-historical analysis is the comparative sequential method (see Falleti 2010, 20–4). This method is defined by the systematic comparison of two or more historical sequences. In CHA, the “cases” studied nearly always are decomposed into sequences of events, and CHA causal claims rest upon the inferences derived from the analysis and comparison of those sequences. To take a classic example, Barrington Moore's (1966) main cases in Social Origins of Dictatorship and Democracy include countries such as England, France, the United States, and Germany. But these cases are studied as types of sequences of events that unfold over time. These sequences are the central units of comparison, and they provide the main basis for Moore's inferences about the causes of dictatorship and democracy.The comparative sequential method is an overarching methodology in the sense that it can and must encompass more specific methods of cross-case analysis and within-case analysis. The main cross-case methods include simple matching tools such as J. S. Mill's methods of agreement and difference as well as more complex tools such as statistical analysis and qualitative comparative analysis (QCA). The within-case methods include inductive process tracing and modes of hypothesis testing such as hoop tests and counterfactual analysis. In this chapter, we show how cross-case (in particular, Millian) methods and within-case (specifically, process tracing) are put to use to analyze and compare sequences of events in CHA. We argue that, depending on the kind of sequential argument, contrasting sets of methods are more or less appropriate – and more or less useful – as tools for analyzing sequences and carrying out causal assessment.","collection-title":"Strategies for Social Inquiry","container-title":"Advances in Comparative-Historical Analysis","event-place":"Cambridge","ISBN":"978-1-107-11002-1","note":"DOI: 10.1017/CBO9781316273104.009","page":"211-239","publisher":"Cambridge University Press","publisher-place":"Cambridge","source":"Cambridge University Press","title":"The comparative sequential method","URL":"https://www.cambridge.org/core/books/advances-in-comparativehistorical-analysis/comparative-sequential-method/4EA22A74E138226321803CDBDE27618E","editor":[{"family":"Mahoney","given":"James"},{"family":"Thelen","given":"Kathleen"}],"author":[{"family":"Falleti","given":"Tulia G."},{"family":"Mahoney","given":"James"}],"accessed":{"date-parts":[["2025",5,11]]},"issued":{"date-parts":[["2015"]]}}}],"schema":"https://github.com/citation-style-language/schema/raw/master/csl-citation.json"} </w:instrText>
      </w:r>
      <w:r>
        <w:rPr>
          <w:rFonts w:asciiTheme="minorHAnsi" w:hAnsiTheme="minorHAnsi" w:cstheme="minorHAnsi"/>
          <w:bCs/>
          <w:sz w:val="24"/>
          <w:szCs w:val="24"/>
        </w:rPr>
        <w:fldChar w:fldCharType="separate"/>
      </w:r>
      <w:r>
        <w:rPr>
          <w:sz w:val="24"/>
        </w:rPr>
        <w:t>(Falleti &amp; Mahoney, 2015)</w:t>
      </w:r>
      <w:r>
        <w:rPr>
          <w:rFonts w:asciiTheme="minorHAnsi" w:hAnsiTheme="minorHAnsi" w:cstheme="minorHAnsi"/>
          <w:bCs/>
          <w:sz w:val="24"/>
          <w:szCs w:val="24"/>
        </w:rPr>
        <w:fldChar w:fldCharType="end"/>
      </w:r>
      <w:r>
        <w:rPr>
          <w:rFonts w:asciiTheme="minorHAnsi" w:hAnsiTheme="minorHAnsi"/>
          <w:bCs/>
          <w:sz w:val="24"/>
          <w:szCs w:val="24"/>
          <w:rtl/>
        </w:rPr>
        <w:t>.</w:t>
      </w:r>
    </w:p>
    <w:p w14:paraId="3F9C63B9" w14:textId="77777777" w:rsidR="007E58AF" w:rsidRDefault="007E58AF" w:rsidP="007E58AF">
      <w:pPr>
        <w:bidi w:val="0"/>
        <w:spacing w:line="360" w:lineRule="auto"/>
        <w:rPr>
          <w:rFonts w:asciiTheme="minorHAnsi" w:hAnsiTheme="minorHAnsi" w:cstheme="minorHAnsi"/>
          <w:bCs/>
          <w:sz w:val="24"/>
          <w:szCs w:val="24"/>
        </w:rPr>
      </w:pPr>
      <w:r>
        <w:rPr>
          <w:rFonts w:asciiTheme="minorHAnsi" w:hAnsiTheme="minorHAnsi" w:cstheme="minorHAnsi"/>
          <w:bCs/>
          <w:sz w:val="24"/>
          <w:szCs w:val="24"/>
        </w:rPr>
        <w:t>However, temporal freezing does not eliminate all endogeneity. Selection bias persists because underlying factors that lead some processes to include TJ provisions during partial stages may also independently predict success. Reverse causality within stages also remains possible if negotiators perceiving strong momentum include more ambitious provisions based on anticipated success.</w:t>
      </w:r>
    </w:p>
    <w:p w14:paraId="064AEE9B" w14:textId="77777777" w:rsidR="00135EF7" w:rsidRDefault="00135EF7" w:rsidP="00135EF7">
      <w:pPr>
        <w:bidi w:val="0"/>
        <w:spacing w:line="360" w:lineRule="auto"/>
        <w:rPr>
          <w:ins w:id="23" w:author="קפשוק יואב" w:date="2026-05-16T02:56:00Z" w16du:dateUtc="2026-05-15T23:56:00Z"/>
        </w:rPr>
      </w:pPr>
      <w:ins w:id="24" w:author="קפשוק יואב" w:date="2026-05-16T02:56:00Z" w16du:dateUtc="2026-05-15T23:56:00Z">
        <w:r>
          <w:rPr>
            <w:rFonts w:asciiTheme="minorHAnsi" w:hAnsiTheme="minorHAnsi" w:cstheme="minorHAnsi"/>
            <w:color w:val="008080"/>
            <w:sz w:val="24"/>
            <w:szCs w:val="24"/>
          </w:rPr>
          <w:t xml:space="preserve">Civil society engagement is one specific channel through which this selection bias may operate. Processes that include active civil society participation are more likely both to include TJ provisions (Leib, 2022) and to reach comprehensive settlement through separate pathways, such as broadened political legitimacy and sustained pressure on armed parties. Recent work on the </w:t>
        </w:r>
        <w:proofErr w:type="spellStart"/>
        <w:r>
          <w:rPr>
            <w:rFonts w:asciiTheme="minorHAnsi" w:hAnsiTheme="minorHAnsi" w:cstheme="minorHAnsi"/>
            <w:color w:val="008080"/>
            <w:sz w:val="24"/>
            <w:szCs w:val="24"/>
          </w:rPr>
          <w:t>localisation</w:t>
        </w:r>
        <w:proofErr w:type="spellEnd"/>
        <w:r>
          <w:rPr>
            <w:rFonts w:asciiTheme="minorHAnsi" w:hAnsiTheme="minorHAnsi" w:cstheme="minorHAnsi"/>
            <w:color w:val="008080"/>
            <w:sz w:val="24"/>
            <w:szCs w:val="24"/>
          </w:rPr>
          <w:t xml:space="preserve"> of peace processes reinforces this point: Adhikari et al. (2025) show that civil society actors increasingly shape agenda-setting in peace negotiations even without formal standing, meaning that the presence of TJ provisions may in part reflect the strength of local civil society rather than a deliberate elite choice. Our expanded control specifications (Models 8–9, Table 2) include third-party involvement as a proxy for the broader negotiation environment, which partially captures this dynamic. We acknowledge, however, that civil </w:t>
        </w:r>
        <w:proofErr w:type="gramStart"/>
        <w:r>
          <w:rPr>
            <w:rFonts w:asciiTheme="minorHAnsi" w:hAnsiTheme="minorHAnsi" w:cstheme="minorHAnsi"/>
            <w:color w:val="008080"/>
            <w:sz w:val="24"/>
            <w:szCs w:val="24"/>
          </w:rPr>
          <w:t>society</w:t>
        </w:r>
        <w:proofErr w:type="gramEnd"/>
        <w:r>
          <w:rPr>
            <w:rFonts w:asciiTheme="minorHAnsi" w:hAnsiTheme="minorHAnsi" w:cstheme="minorHAnsi"/>
            <w:color w:val="008080"/>
            <w:sz w:val="24"/>
            <w:szCs w:val="24"/>
          </w:rPr>
          <w:t xml:space="preserve"> capacity is not directly controlled for, and this remains a limitation of the present analysis.</w:t>
        </w:r>
      </w:ins>
    </w:p>
    <w:p w14:paraId="41FA85FB" w14:textId="77777777" w:rsidR="00CA72E1" w:rsidRPr="00CA72E1" w:rsidRDefault="00CA72E1" w:rsidP="00CA72E1">
      <w:pPr>
        <w:bidi w:val="0"/>
        <w:spacing w:line="360" w:lineRule="auto"/>
        <w:rPr>
          <w:rFonts w:asciiTheme="minorHAnsi" w:hAnsiTheme="minorHAnsi" w:cstheme="minorHAnsi"/>
          <w:bCs/>
          <w:sz w:val="24"/>
          <w:szCs w:val="24"/>
          <w:rtl/>
        </w:rPr>
      </w:pPr>
      <w:r>
        <w:rPr>
          <w:rFonts w:asciiTheme="minorHAnsi" w:hAnsiTheme="minorHAnsi" w:cstheme="minorHAnsi"/>
          <w:bCs/>
          <w:sz w:val="24"/>
          <w:szCs w:val="24"/>
        </w:rPr>
        <w:t xml:space="preserve">To address remaining concerns, we employ several strategies. First, we include control variables for key factors identified in the literature as influencing both TJ inclusion and process success, such as whether the process is local versus national and the overall complexity of the negotiation (detailed in Section 5.3 below). Second, our combination of machine learning (Random Forest) and traditional regression serves as methodological triangulation. Random Forests are less sensitive to omitted </w:t>
      </w:r>
      <w:r>
        <w:rPr>
          <w:rFonts w:asciiTheme="minorHAnsi" w:hAnsiTheme="minorHAnsi" w:cstheme="minorHAnsi"/>
          <w:bCs/>
          <w:sz w:val="24"/>
          <w:szCs w:val="24"/>
        </w:rPr>
        <w:lastRenderedPageBreak/>
        <w:t>variable bias when strong predictors are included, as tree-based approaches can capture complex interactions. That our key findings appear consistently across methods strengthens confidence in the patterns identified.</w:t>
      </w:r>
    </w:p>
    <w:p w14:paraId="42F2C553" w14:textId="77777777" w:rsidR="00CA72E1" w:rsidRDefault="00CA72E1" w:rsidP="00AE0FB5">
      <w:pPr>
        <w:bidi w:val="0"/>
        <w:spacing w:line="360" w:lineRule="auto"/>
        <w:rPr>
          <w:rFonts w:asciiTheme="minorHAnsi" w:hAnsiTheme="minorHAnsi" w:cstheme="minorHAnsi"/>
          <w:sz w:val="24"/>
          <w:szCs w:val="24"/>
        </w:rPr>
      </w:pPr>
      <w:r>
        <w:rPr>
          <w:rFonts w:asciiTheme="minorHAnsi" w:hAnsiTheme="minorHAnsi" w:cstheme="minorHAnsi"/>
          <w:b/>
          <w:i/>
          <w:iCs/>
          <w:sz w:val="24"/>
          <w:szCs w:val="24"/>
        </w:rPr>
        <w:t>5.3 Variables and Analytical Methods</w:t>
      </w:r>
    </w:p>
    <w:p w14:paraId="7688E481" w14:textId="77777777" w:rsid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sz w:val="24"/>
          <w:szCs w:val="24"/>
        </w:rPr>
        <w:t>This section describes the variables used in our analysis and the analytical methods employed to test the hypotheses developed in Section 2.3.</w:t>
      </w:r>
    </w:p>
    <w:p w14:paraId="7CB32384" w14:textId="77777777" w:rsidR="00CA72E1" w:rsidRPr="00CA72E1" w:rsidRDefault="00CA72E1" w:rsidP="00CA72E1">
      <w:pPr>
        <w:bidi w:val="0"/>
        <w:spacing w:line="360" w:lineRule="auto"/>
        <w:rPr>
          <w:rFonts w:asciiTheme="minorHAnsi" w:hAnsiTheme="minorHAnsi" w:cstheme="minorHAnsi"/>
          <w:i/>
          <w:iCs/>
          <w:sz w:val="24"/>
          <w:szCs w:val="24"/>
        </w:rPr>
      </w:pPr>
      <w:r>
        <w:rPr>
          <w:rFonts w:asciiTheme="minorHAnsi" w:hAnsiTheme="minorHAnsi" w:cstheme="minorHAnsi"/>
          <w:i/>
          <w:iCs/>
          <w:sz w:val="24"/>
          <w:szCs w:val="24"/>
        </w:rPr>
        <w:t>Dependent Variable</w:t>
      </w:r>
    </w:p>
    <w:p w14:paraId="7F668C7D" w14:textId="77777777" w:rsidR="00CA72E1" w:rsidRP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sz w:val="24"/>
          <w:szCs w:val="24"/>
        </w:rPr>
        <w:t>The dependent variable, FPS_Binary, is a binary indicator of whether a peace process ultimately reached a Comprehensive Agreement (Stage 7). This variable is coded 1 if the process achieved a comprehensive settlement (N=53 processes in our analytical sample) and 0 if the process's highest stage remained at the pre-negotiation, ceasefire, or partial agreement level (N=96 processes). This operationalization treats comprehensive agreement as a marker of successful process progression, recognizing that while not all comprehensive agreements lead to lasting peace, reaching this stage represents a significant achievement in conflict resolution efforts.</w:t>
      </w:r>
      <w:r>
        <w:rPr>
          <w:rFonts w:asciiTheme="minorHAnsi" w:hAnsiTheme="minorHAnsi"/>
          <w:sz w:val="24"/>
          <w:szCs w:val="24"/>
          <w:rtl/>
        </w:rPr>
      </w:r>
    </w:p>
    <w:p w14:paraId="1C289C43" w14:textId="77777777" w:rsidR="00CA72E1" w:rsidRPr="00CA72E1" w:rsidRDefault="00CA72E1" w:rsidP="00CA72E1">
      <w:pPr>
        <w:bidi w:val="0"/>
        <w:spacing w:line="360" w:lineRule="auto"/>
        <w:rPr>
          <w:rFonts w:asciiTheme="minorHAnsi" w:hAnsiTheme="minorHAnsi" w:cstheme="minorHAnsi"/>
          <w:i/>
          <w:iCs/>
          <w:sz w:val="24"/>
          <w:szCs w:val="24"/>
        </w:rPr>
      </w:pPr>
      <w:r>
        <w:rPr>
          <w:rFonts w:asciiTheme="minorHAnsi" w:hAnsiTheme="minorHAnsi" w:cstheme="minorHAnsi"/>
          <w:i/>
          <w:iCs/>
          <w:sz w:val="24"/>
          <w:szCs w:val="24"/>
        </w:rPr>
        <w:t>Independent Variables: TJ Provisions</w:t>
      </w:r>
    </w:p>
    <w:p w14:paraId="5CFF6BC3" w14:textId="77777777" w:rsidR="00CA72E1" w:rsidRP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sz w:val="24"/>
          <w:szCs w:val="24"/>
        </w:rPr>
        <w:t>Primary independent variables are ten TJ provisions from the PA-X dataset, aggregated to the process level using the highest value reached across all partial-stage agreements (excluding comprehensive agreements, as described in Section 5.1). These variables capture whether and to what extent peace processes addressed specific TJ mechanisms during their interim phases</w:t>
      </w:r>
      <w:r>
        <w:rPr>
          <w:rFonts w:asciiTheme="minorHAnsi" w:hAnsiTheme="minorHAnsi"/>
          <w:sz w:val="24"/>
          <w:szCs w:val="24"/>
          <w:rtl/>
        </w:rPr>
        <w:t>:</w:t>
      </w:r>
    </w:p>
    <w:p w14:paraId="4DD6053C" w14:textId="77777777" w:rsidR="00CA72E1" w:rsidRP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sz w:val="24"/>
          <w:szCs w:val="24"/>
        </w:rPr>
        <w:t>TjGen (TJ General): General transitional justice commitments</w:t>
      </w:r>
    </w:p>
    <w:p w14:paraId="2693B021" w14:textId="4490ABD0" w:rsidR="00CA72E1" w:rsidRP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sz w:val="24"/>
          <w:szCs w:val="24"/>
        </w:rPr>
        <w:t>TjAm (Amnesty/Pardon): Provisions for amnesty or pardon</w:t>
      </w:r>
    </w:p>
    <w:p w14:paraId="0AD8B9F5" w14:textId="241DAF48" w:rsidR="00CA72E1" w:rsidRP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sz w:val="24"/>
          <w:szCs w:val="24"/>
        </w:rPr>
        <w:t>TjCou (Courts): Establishment of courts or trials</w:t>
      </w:r>
    </w:p>
    <w:p w14:paraId="3762A8EC" w14:textId="77777777" w:rsidR="00CA72E1" w:rsidRP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sz w:val="24"/>
          <w:szCs w:val="24"/>
        </w:rPr>
        <w:t>TjMech (Mechanism to deal with the past): Truth commissions, historical inquiries, or acknowledgment processes</w:t>
      </w:r>
    </w:p>
    <w:p w14:paraId="5EF7330F" w14:textId="77777777" w:rsidR="00CA72E1" w:rsidRP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sz w:val="24"/>
          <w:szCs w:val="24"/>
        </w:rPr>
        <w:t>TjPrire (Prisoner Release): Provisions for releasing prisoners or detainees</w:t>
      </w:r>
    </w:p>
    <w:p w14:paraId="4C6EB1AC" w14:textId="77777777" w:rsidR="00CA72E1" w:rsidRP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sz w:val="24"/>
          <w:szCs w:val="24"/>
        </w:rPr>
        <w:lastRenderedPageBreak/>
        <w:t>TjVet (Vetting): Vetting or lustration of officials</w:t>
      </w:r>
    </w:p>
    <w:p w14:paraId="4DA2EA8D" w14:textId="77777777" w:rsidR="00CA72E1" w:rsidRP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sz w:val="24"/>
          <w:szCs w:val="24"/>
        </w:rPr>
        <w:t>TjVic (Victims): Provisions specifically addressing victims</w:t>
      </w:r>
    </w:p>
    <w:p w14:paraId="7E0CFF9B" w14:textId="77777777" w:rsidR="00CA72E1" w:rsidRP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sz w:val="24"/>
          <w:szCs w:val="24"/>
        </w:rPr>
        <w:t>TjMis (Missing Persons): Measures addressing missing persons</w:t>
      </w:r>
    </w:p>
    <w:p w14:paraId="53B6DC16" w14:textId="77777777" w:rsidR="00CA72E1" w:rsidRP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sz w:val="24"/>
          <w:szCs w:val="24"/>
        </w:rPr>
        <w:t>TjRep (Reparations): Reparations or compensation provisions</w:t>
      </w:r>
    </w:p>
    <w:p w14:paraId="29261EB8" w14:textId="77777777" w:rsidR="00CA72E1" w:rsidRP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sz w:val="24"/>
          <w:szCs w:val="24"/>
        </w:rPr>
        <w:t>TjNR (Reconciliation): Reconciliation commitments or mechanisms</w:t>
      </w:r>
    </w:p>
    <w:p w14:paraId="367553CF" w14:textId="77777777" w:rsidR="00B743C5" w:rsidRDefault="00CA72E1" w:rsidP="00CA72E1">
      <w:pPr>
        <w:bidi w:val="0"/>
        <w:spacing w:line="360" w:lineRule="auto"/>
        <w:rPr>
          <w:rFonts w:asciiTheme="minorHAnsi" w:hAnsiTheme="minorHAnsi" w:cstheme="minorHAnsi"/>
          <w:sz w:val="24"/>
          <w:szCs w:val="24"/>
        </w:rPr>
      </w:pPr>
      <w:r>
        <w:rPr>
          <w:rFonts w:asciiTheme="minorHAnsi" w:hAnsiTheme="minorHAnsi" w:cstheme="minorHAnsi"/>
          <w:sz w:val="24"/>
          <w:szCs w:val="24"/>
        </w:rPr>
        <w:t>Each variable is coded ordinally based on the PA-X codebook, with higher values indicating more detailed or extensive provisions. The full codebook definitions, ordinal ranges, and mapping to theoretical mechanisms are provided in Table A1 of the Online Appendix. Here we briefly link each of the four focal hypotheses to its PA-X operationalization.</w:t>
      </w:r>
    </w:p>
    <w:p w14:paraId="1AC64410" w14:textId="30283F8B" w:rsidR="009E072D" w:rsidRDefault="00D92DDD" w:rsidP="00D92DDD">
      <w:pPr>
        <w:bidi w:val="0"/>
        <w:spacing w:line="360" w:lineRule="auto"/>
      </w:pPr>
      <w:ins w:id="25" w:author="קפשוק יואב" w:date="2026-05-16T03:14:00Z" w16du:dateUtc="2026-05-16T00:14:00Z">
        <w:r w:rsidRPr="00D92DDD">
          <w:rPr>
            <w:rFonts w:asciiTheme="minorHAnsi" w:hAnsiTheme="minorHAnsi" w:cstheme="minorHAnsi"/>
            <w:sz w:val="24"/>
            <w:szCs w:val="24"/>
          </w:rPr>
          <w:t xml:space="preserve">No pair of PA-X TJ variables is mutually exclusive or perfectly collinear in our dataset. </w:t>
        </w:r>
        <w:proofErr w:type="spellStart"/>
        <w:r w:rsidRPr="00D92DDD">
          <w:rPr>
            <w:rFonts w:asciiTheme="minorHAnsi" w:hAnsiTheme="minorHAnsi" w:cstheme="minorHAnsi"/>
            <w:sz w:val="24"/>
            <w:szCs w:val="24"/>
          </w:rPr>
          <w:t>TjAm</w:t>
        </w:r>
        <w:proofErr w:type="spellEnd"/>
        <w:r w:rsidRPr="00D92DDD">
          <w:rPr>
            <w:rFonts w:asciiTheme="minorHAnsi" w:hAnsiTheme="minorHAnsi" w:cstheme="minorHAnsi"/>
            <w:sz w:val="24"/>
            <w:szCs w:val="24"/>
          </w:rPr>
          <w:t xml:space="preserve"> and </w:t>
        </w:r>
        <w:proofErr w:type="spellStart"/>
        <w:r w:rsidRPr="00D92DDD">
          <w:rPr>
            <w:rFonts w:asciiTheme="minorHAnsi" w:hAnsiTheme="minorHAnsi" w:cstheme="minorHAnsi"/>
            <w:sz w:val="24"/>
            <w:szCs w:val="24"/>
          </w:rPr>
          <w:t>TjCou</w:t>
        </w:r>
        <w:proofErr w:type="spellEnd"/>
        <w:r w:rsidRPr="00D92DDD">
          <w:rPr>
            <w:rFonts w:asciiTheme="minorHAnsi" w:hAnsiTheme="minorHAnsi" w:cstheme="minorHAnsi"/>
            <w:sz w:val="24"/>
            <w:szCs w:val="24"/>
          </w:rPr>
          <w:t xml:space="preserve"> can and do co-occur within the same process, reflecting the political reality that some processes negotiate both accountability and impunity provisions simultaneously. VIF diagnostics confirm that multicollinearity is not a concern, with all values below 2. This means that the loss of independent significance for </w:t>
        </w:r>
        <w:proofErr w:type="spellStart"/>
        <w:r w:rsidRPr="00D92DDD">
          <w:rPr>
            <w:rFonts w:asciiTheme="minorHAnsi" w:hAnsiTheme="minorHAnsi" w:cstheme="minorHAnsi"/>
            <w:sz w:val="24"/>
            <w:szCs w:val="24"/>
          </w:rPr>
          <w:t>TjPrire</w:t>
        </w:r>
        <w:proofErr w:type="spellEnd"/>
        <w:r w:rsidRPr="00D92DDD">
          <w:rPr>
            <w:rFonts w:asciiTheme="minorHAnsi" w:hAnsiTheme="minorHAnsi" w:cstheme="minorHAnsi"/>
            <w:sz w:val="24"/>
            <w:szCs w:val="24"/>
          </w:rPr>
          <w:t xml:space="preserve">, </w:t>
        </w:r>
        <w:proofErr w:type="spellStart"/>
        <w:r w:rsidRPr="00D92DDD">
          <w:rPr>
            <w:rFonts w:asciiTheme="minorHAnsi" w:hAnsiTheme="minorHAnsi" w:cstheme="minorHAnsi"/>
            <w:sz w:val="24"/>
            <w:szCs w:val="24"/>
          </w:rPr>
          <w:t>TjVic</w:t>
        </w:r>
        <w:proofErr w:type="spellEnd"/>
        <w:r w:rsidRPr="00D92DDD">
          <w:rPr>
            <w:rFonts w:asciiTheme="minorHAnsi" w:hAnsiTheme="minorHAnsi" w:cstheme="minorHAnsi"/>
            <w:sz w:val="24"/>
            <w:szCs w:val="24"/>
          </w:rPr>
          <w:t xml:space="preserve">, and </w:t>
        </w:r>
        <w:proofErr w:type="spellStart"/>
        <w:r w:rsidRPr="00D92DDD">
          <w:rPr>
            <w:rFonts w:asciiTheme="minorHAnsi" w:hAnsiTheme="minorHAnsi" w:cstheme="minorHAnsi"/>
            <w:sz w:val="24"/>
            <w:szCs w:val="24"/>
          </w:rPr>
          <w:t>TjNR</w:t>
        </w:r>
        <w:proofErr w:type="spellEnd"/>
        <w:r w:rsidRPr="00D92DDD">
          <w:rPr>
            <w:rFonts w:asciiTheme="minorHAnsi" w:hAnsiTheme="minorHAnsi" w:cstheme="minorHAnsi"/>
            <w:sz w:val="24"/>
            <w:szCs w:val="24"/>
          </w:rPr>
          <w:t xml:space="preserve"> when </w:t>
        </w:r>
        <w:proofErr w:type="spellStart"/>
        <w:r w:rsidRPr="00D92DDD">
          <w:rPr>
            <w:rFonts w:asciiTheme="minorHAnsi" w:hAnsiTheme="minorHAnsi" w:cstheme="minorHAnsi"/>
            <w:sz w:val="24"/>
            <w:szCs w:val="24"/>
          </w:rPr>
          <w:t>TjMech</w:t>
        </w:r>
        <w:proofErr w:type="spellEnd"/>
        <w:r w:rsidRPr="00D92DDD">
          <w:rPr>
            <w:rFonts w:asciiTheme="minorHAnsi" w:hAnsiTheme="minorHAnsi" w:cstheme="minorHAnsi"/>
            <w:sz w:val="24"/>
            <w:szCs w:val="24"/>
          </w:rPr>
          <w:t xml:space="preserve"> is included reflects genuine overlap in predictive information rather than inflated standard errors.</w:t>
        </w:r>
      </w:ins>
    </w:p>
    <w:p w14:paraId="432DD71B" w14:textId="77777777" w:rsidR="00CA72E1" w:rsidRPr="00CA72E1" w:rsidRDefault="00B743C5" w:rsidP="00B743C5">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It is important to clarify the relationship between these ten TJ variables and the four hypotheses developed in Section 2.3. While Section 2.3 theorized four key mechanisms (prisoner release, victims provisions, reconciliation, and mechanisms for dealing with the past) based on their theoretical salience and prior literature, we include all ten TJ variables available in the PA-X dataset in our initial exploratory analysis. This comprehensive approach allows us to examine whether provisions beyond our theoretically prioritized four also predict comprehensive settlement, and ensure we do not overlook potentially important factors. The Random Forest analysis (Section 5.4) helps identify which of these ten provisions are most predictive, and the logistic regression analysis (Section 5.5) focuses on testing the specific hypotheses about the four theoretically central mechanisms. By examining </w:t>
      </w:r>
      <w:r>
        <w:rPr>
          <w:rFonts w:asciiTheme="minorHAnsi" w:hAnsiTheme="minorHAnsi" w:cstheme="minorHAnsi"/>
          <w:sz w:val="24"/>
          <w:szCs w:val="24"/>
        </w:rPr>
        <w:lastRenderedPageBreak/>
        <w:t>these disaggregated mechanisms, we can assess which specific forms of TJ during partial stages are associated with reaching comprehensive settlement</w:t>
      </w:r>
      <w:r>
        <w:rPr>
          <w:rFonts w:asciiTheme="minorHAnsi" w:hAnsiTheme="minorHAnsi"/>
          <w:sz w:val="24"/>
          <w:szCs w:val="24"/>
          <w:rtl/>
        </w:rPr>
        <w:t>.</w:t>
      </w:r>
    </w:p>
    <w:p w14:paraId="5E2893DB" w14:textId="77777777" w:rsidR="00D92DDD" w:rsidRDefault="00D92DDD" w:rsidP="00CA72E1">
      <w:pPr>
        <w:bidi w:val="0"/>
        <w:spacing w:line="360" w:lineRule="auto"/>
        <w:rPr>
          <w:rFonts w:asciiTheme="minorHAnsi" w:hAnsiTheme="minorHAnsi" w:cstheme="minorHAnsi"/>
          <w:i/>
          <w:iCs/>
          <w:sz w:val="24"/>
          <w:szCs w:val="24"/>
        </w:rPr>
      </w:pPr>
    </w:p>
    <w:p w14:paraId="50A1F09D" w14:textId="01D186AF" w:rsidR="00CA72E1" w:rsidRPr="00C37F07" w:rsidRDefault="00CA72E1" w:rsidP="00D92DDD">
      <w:pPr>
        <w:bidi w:val="0"/>
        <w:spacing w:line="360" w:lineRule="auto"/>
        <w:rPr>
          <w:rFonts w:asciiTheme="minorHAnsi" w:hAnsiTheme="minorHAnsi" w:cstheme="minorHAnsi"/>
          <w:i/>
          <w:iCs/>
          <w:sz w:val="24"/>
          <w:szCs w:val="24"/>
        </w:rPr>
      </w:pPr>
      <w:r>
        <w:rPr>
          <w:rFonts w:asciiTheme="minorHAnsi" w:hAnsiTheme="minorHAnsi" w:cstheme="minorHAnsi"/>
          <w:i/>
          <w:iCs/>
          <w:sz w:val="24"/>
          <w:szCs w:val="24"/>
        </w:rPr>
        <w:t>Control Variables</w:t>
      </w:r>
    </w:p>
    <w:p w14:paraId="6F988DA6" w14:textId="77777777" w:rsidR="00CA72E1" w:rsidRP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sz w:val="24"/>
          <w:szCs w:val="24"/>
        </w:rPr>
        <w:t>To address potential confounding factors, we include two control variables in our multivariable models</w:t>
      </w:r>
      <w:r>
        <w:rPr>
          <w:rFonts w:asciiTheme="minorHAnsi" w:hAnsiTheme="minorHAnsi"/>
          <w:sz w:val="24"/>
          <w:szCs w:val="24"/>
          <w:rtl/>
        </w:rPr>
        <w:t>:</w:t>
      </w:r>
    </w:p>
    <w:p w14:paraId="4A7F189C" w14:textId="77777777" w:rsidR="00CA72E1" w:rsidRP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sz w:val="24"/>
          <w:szCs w:val="24"/>
        </w:rPr>
        <w:t>Is_Local: A binary indicator distinguishing local peace processes from national or international ones. Local processes often have different structures, goals, and actors compared to national processes, and they are less likely to aim for or achieve comprehensive agreements (Badanjak, 2022). Controlling for this structural difference helps isolate the effect of TJ provisions from variation in process scope. In our coding, Is_Local = 1 for processes classified by PA-X as community-level or sub-national and explicitly not part of a national negotiation framework.</w:t>
      </w:r>
      <w:r>
        <w:rPr>
          <w:rFonts w:asciiTheme="minorHAnsi" w:hAnsiTheme="minorHAnsi"/>
          <w:sz w:val="24"/>
          <w:szCs w:val="24"/>
          <w:rtl/>
        </w:rPr>
        <w:t>.</w:t>
      </w:r>
    </w:p>
    <w:p w14:paraId="08DFE387" w14:textId="77777777" w:rsidR="00CA72E1" w:rsidRP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sz w:val="24"/>
          <w:szCs w:val="24"/>
        </w:rPr>
        <w:t>AgtNrs (Number of Agreements): A count of the total number of agreements in each process. This variable captures process complexity and negotiation intensity. Processes with more agreements may reflect either prolonged difficulty or greater engagement with multiple issues. Controlling for this helps separate the influence of specific TJ provisions from overall process activity</w:t>
      </w:r>
      <w:r>
        <w:rPr>
          <w:rFonts w:asciiTheme="minorHAnsi" w:hAnsiTheme="minorHAnsi"/>
          <w:sz w:val="24"/>
          <w:szCs w:val="24"/>
          <w:rtl/>
        </w:rPr>
        <w:t>.</w:t>
      </w:r>
    </w:p>
    <w:p w14:paraId="2F7E1A55" w14:textId="77777777" w:rsidR="007745E0" w:rsidRDefault="00000000" w:rsidP="007745E0">
      <w:pPr>
        <w:bidi w:val="0"/>
        <w:spacing w:before="280" w:after="280" w:line="360" w:lineRule="auto"/>
        <w:rPr>
          <w:rFonts w:asciiTheme="minorHAnsi" w:hAnsiTheme="minorHAnsi" w:cstheme="minorHAnsi"/>
          <w:color w:val="008080"/>
          <w:sz w:val="24"/>
          <w:szCs w:val="24"/>
        </w:rPr>
      </w:pPr>
      <w:ins w:id="26" w:author="Claude" w:date="2026-05-08T00:00:00Z">
        <w:r>
          <w:rPr>
            <w:rFonts w:asciiTheme="minorHAnsi" w:hAnsiTheme="minorHAnsi" w:cstheme="minorHAnsi"/>
            <w:color w:val="008080"/>
            <w:sz w:val="24"/>
            <w:szCs w:val="24"/>
          </w:rPr>
          <w:t xml:space="preserve">Three additional control variables are included in expanded model specifications (Models 8–9, Table 2). </w:t>
        </w:r>
      </w:ins>
    </w:p>
    <w:p w14:paraId="687D4EC0" w14:textId="1EF3A0FA" w:rsidR="007745E0" w:rsidRDefault="00000000" w:rsidP="007745E0">
      <w:pPr>
        <w:bidi w:val="0"/>
        <w:spacing w:before="280" w:after="280" w:line="360" w:lineRule="auto"/>
        <w:rPr>
          <w:rFonts w:asciiTheme="minorHAnsi" w:hAnsiTheme="minorHAnsi" w:cstheme="minorHAnsi"/>
          <w:color w:val="008080"/>
          <w:sz w:val="24"/>
          <w:szCs w:val="24"/>
        </w:rPr>
      </w:pPr>
      <w:proofErr w:type="spellStart"/>
      <w:ins w:id="27" w:author="Claude" w:date="2026-05-08T00:00:00Z">
        <w:r>
          <w:rPr>
            <w:rFonts w:asciiTheme="minorHAnsi" w:hAnsiTheme="minorHAnsi" w:cstheme="minorHAnsi"/>
            <w:color w:val="008080"/>
            <w:sz w:val="24"/>
            <w:szCs w:val="24"/>
          </w:rPr>
          <w:t>Conflict_Intensity</w:t>
        </w:r>
      </w:ins>
      <w:proofErr w:type="spellEnd"/>
      <w:r w:rsidR="007745E0">
        <w:rPr>
          <w:rFonts w:asciiTheme="minorHAnsi" w:hAnsiTheme="minorHAnsi" w:cstheme="minorHAnsi"/>
          <w:color w:val="008080"/>
          <w:sz w:val="24"/>
          <w:szCs w:val="24"/>
        </w:rPr>
        <w:t>:</w:t>
      </w:r>
      <w:ins w:id="28" w:author="Claude" w:date="2026-05-08T00:00:00Z">
        <w:r>
          <w:rPr>
            <w:rFonts w:asciiTheme="minorHAnsi" w:hAnsiTheme="minorHAnsi" w:cstheme="minorHAnsi"/>
            <w:color w:val="008080"/>
            <w:sz w:val="24"/>
            <w:szCs w:val="24"/>
          </w:rPr>
          <w:t xml:space="preserve"> operationalized as the standardized UCDP conflict type code (z-scored) for the underlying conflict, capturing the severity of the conflict environment prior to negotiations. </w:t>
        </w:r>
      </w:ins>
    </w:p>
    <w:p w14:paraId="462C5728" w14:textId="77777777" w:rsidR="007745E0" w:rsidRDefault="00000000" w:rsidP="007745E0">
      <w:pPr>
        <w:bidi w:val="0"/>
        <w:spacing w:before="280" w:after="280" w:line="360" w:lineRule="auto"/>
        <w:rPr>
          <w:rFonts w:asciiTheme="minorHAnsi" w:hAnsiTheme="minorHAnsi" w:cstheme="minorHAnsi"/>
          <w:color w:val="008080"/>
          <w:sz w:val="24"/>
          <w:szCs w:val="24"/>
        </w:rPr>
      </w:pPr>
      <w:proofErr w:type="spellStart"/>
      <w:proofErr w:type="gramStart"/>
      <w:ins w:id="29" w:author="Claude" w:date="2026-05-08T00:00:00Z">
        <w:r>
          <w:rPr>
            <w:rFonts w:asciiTheme="minorHAnsi" w:hAnsiTheme="minorHAnsi" w:cstheme="minorHAnsi"/>
            <w:color w:val="008080"/>
            <w:sz w:val="24"/>
            <w:szCs w:val="24"/>
          </w:rPr>
          <w:t>ThirdParty</w:t>
        </w:r>
      </w:ins>
      <w:proofErr w:type="spellEnd"/>
      <w:proofErr w:type="gramEnd"/>
      <w:r w:rsidR="007745E0">
        <w:rPr>
          <w:rFonts w:asciiTheme="minorHAnsi" w:hAnsiTheme="minorHAnsi" w:cstheme="minorHAnsi"/>
          <w:color w:val="008080"/>
          <w:sz w:val="24"/>
          <w:szCs w:val="24"/>
        </w:rPr>
        <w:t xml:space="preserve"> </w:t>
      </w:r>
      <w:ins w:id="30" w:author="Claude" w:date="2026-05-08T00:00:00Z">
        <w:r>
          <w:rPr>
            <w:rFonts w:asciiTheme="minorHAnsi" w:hAnsiTheme="minorHAnsi" w:cstheme="minorHAnsi"/>
            <w:color w:val="008080"/>
            <w:sz w:val="24"/>
            <w:szCs w:val="24"/>
          </w:rPr>
          <w:t>Involvement</w:t>
        </w:r>
      </w:ins>
      <w:r w:rsidR="007745E0">
        <w:rPr>
          <w:rFonts w:asciiTheme="minorHAnsi" w:hAnsiTheme="minorHAnsi" w:cstheme="minorHAnsi"/>
          <w:color w:val="008080"/>
          <w:sz w:val="24"/>
          <w:szCs w:val="24"/>
        </w:rPr>
        <w:t>:</w:t>
      </w:r>
      <w:ins w:id="31" w:author="Claude" w:date="2026-05-08T00:00:00Z">
        <w:r>
          <w:rPr>
            <w:rFonts w:asciiTheme="minorHAnsi" w:hAnsiTheme="minorHAnsi" w:cstheme="minorHAnsi"/>
            <w:color w:val="008080"/>
            <w:sz w:val="24"/>
            <w:szCs w:val="24"/>
          </w:rPr>
          <w:t xml:space="preserve"> a binary indicator coded from PA-X mediation variables, identifying whether a formal mediator or international organization was present in a facilitative role (65.3% of processes in the sample meet this criterion). </w:t>
        </w:r>
      </w:ins>
    </w:p>
    <w:p w14:paraId="6A5DA79A" w14:textId="77777777" w:rsidR="00CA72E1" w:rsidRPr="00C37F07" w:rsidRDefault="00CA72E1" w:rsidP="00CA72E1">
      <w:pPr>
        <w:bidi w:val="0"/>
        <w:spacing w:line="360" w:lineRule="auto"/>
        <w:rPr>
          <w:rFonts w:asciiTheme="minorHAnsi" w:hAnsiTheme="minorHAnsi" w:cstheme="minorHAnsi"/>
          <w:b/>
          <w:bCs/>
          <w:sz w:val="24"/>
          <w:szCs w:val="24"/>
        </w:rPr>
      </w:pPr>
      <w:r>
        <w:rPr>
          <w:rFonts w:asciiTheme="minorHAnsi" w:hAnsiTheme="minorHAnsi" w:cstheme="minorHAnsi"/>
          <w:b/>
          <w:bCs/>
          <w:sz w:val="24"/>
          <w:szCs w:val="24"/>
        </w:rPr>
        <w:t>Analytical Methods</w:t>
      </w:r>
    </w:p>
    <w:p w14:paraId="25F3BEDA" w14:textId="77777777" w:rsidR="00CA72E1" w:rsidRP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sz w:val="24"/>
          <w:szCs w:val="24"/>
        </w:rPr>
        <w:lastRenderedPageBreak/>
        <w:t>We employ two complementary analytical approaches to test our hypotheses and ensure robustness of findings</w:t>
      </w:r>
      <w:r>
        <w:rPr>
          <w:rFonts w:asciiTheme="minorHAnsi" w:hAnsiTheme="minorHAnsi"/>
          <w:sz w:val="24"/>
          <w:szCs w:val="24"/>
          <w:rtl/>
        </w:rPr>
        <w:t>.</w:t>
      </w:r>
    </w:p>
    <w:p w14:paraId="12ED66FF" w14:textId="77777777" w:rsidR="00CA72E1" w:rsidRP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b/>
          <w:bCs/>
          <w:sz w:val="24"/>
          <w:szCs w:val="24"/>
        </w:rPr>
        <w:t>Random Forest Analysis:</w:t>
      </w:r>
      <w:r>
        <w:rPr>
          <w:rFonts w:asciiTheme="minorHAnsi" w:hAnsiTheme="minorHAnsi" w:cstheme="minorHAnsi"/>
          <w:sz w:val="24"/>
          <w:szCs w:val="24"/>
        </w:rPr>
        <w:t xml:space="preserve"> We use Random Forest, an ensemble machine learning method, to identify which TJ provisions are most important for predicting comprehensive settlement. Random Forest builds multiple decision trees on bootstrapped samples and aggregates their predictions, providing robust variable importance measures even with correlated predictors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{"citationID":"oFdykinZ","properties":{"formattedCitation":"(Celiku &amp; Kraay, 2017)","plainCitation":"(Celiku &amp; Kraay, 2017)","noteIndex":0},"citationItems":[{"id":2737,"uris":["http://zotero.org/users/2419647/items/NDITI69F"],"itemData":{"id":2737,"type":"article-journal","abstract":"This paper studies the performance of alternative prediction models for conflict. The analysis contrasts the performance of conventional approaches based on predicted probabilities generated by binary response regressions and random forests with two unconventional classification algorithms. The unconventional algorithms are calibrated specifically to minimize a prediction loss function penalizing Type 1 and Type 2 errors: (1) an algorithm that selects linear combinations of correlates of conflict to minimize the prediction loss function, and (2) an algorithm that chooses a set of thresholds for the same variables, together with the number of breaches of thresholds that constitute a prediction of conflict, that minimize the prediction loss function. The paper evaluates the predictive power of these approaches in a set of conflict and non-conflict episodes constructed from a large country-year panel of developing countries since 1977, and finds substantial differences in the in-sample and out-of-sample predictive performance of these alternative algorithms. The threshold classifier has the best overall predictive performance, and moreover has advantages in simplicity and transparency that make it well suited for policy-making purposes. The paper explores the implications of these findings for the World Bank's classification of fragile and conflict-affected states.","collection-title":"Policy Research Working Paper Series","container-title":"Policy Research Working Paper Series","language":"en","note":"number: 8075\npublisher: The World Bank","source":"ideas.repec.org","title":"Predicting conflict","URL":"https://ideas.repec.org//p/wbk/wbrwps/8075.html","author":[{"family":"Celiku","given":"Bledi"},{"family":"Kraay","given":"Aart C."}],"accessed":{"date-parts":[["2025",8,5]]},"issued":{"date-parts":[["2017",5,26]]}}}],"schema":"https://github.com/citation-style-language/schema/raw/master/csl-citation.json"} </w:instrText>
      </w:r>
      <w:r>
        <w:rPr>
          <w:rFonts w:asciiTheme="minorHAnsi" w:hAnsiTheme="minorHAnsi" w:cstheme="minorHAnsi"/>
          <w:sz w:val="24"/>
          <w:szCs w:val="24"/>
        </w:rPr>
        <w:fldChar w:fldCharType="separate"/>
      </w:r>
      <w:r>
        <w:rPr>
          <w:sz w:val="24"/>
        </w:rPr>
        <w:t>(Celiku &amp; Kraay, 2017)</w:t>
      </w:r>
      <w:r>
        <w:rPr>
          <w:rFonts w:asciiTheme="minorHAnsi" w:hAnsiTheme="minorHAnsi" w:cstheme="minorHAnsi"/>
          <w:sz w:val="24"/>
          <w:szCs w:val="24"/>
        </w:rPr>
        <w:fldChar w:fldCharType="end"/>
      </w:r>
      <w:r>
        <w:rPr>
          <w:rFonts w:asciiTheme="minorHAnsi" w:hAnsiTheme="minorHAnsi" w:cstheme="minorHAnsi"/>
          <w:sz w:val="24"/>
          <w:szCs w:val="24"/>
        </w:rPr>
        <w:t>. This approach is particularly well suited for our research question because it can capture non-linear relationships and complex interactions among TJ provisions without requiring researchers to specify these interactions in advance. We run the analysis over 100 Monte Carlo iterations to ensure stability of importance rankings, reporting mean importance scores and standard deviations. The Random Forest analysis serves primarily as an exploratory tool to identify which provisions warrant closer examination in regression models</w:t>
      </w:r>
      <w:r>
        <w:rPr>
          <w:rFonts w:asciiTheme="minorHAnsi" w:hAnsiTheme="minorHAnsi"/>
          <w:sz w:val="24"/>
          <w:szCs w:val="24"/>
          <w:rtl/>
        </w:rPr>
        <w:t>.</w:t>
      </w:r>
    </w:p>
    <w:p w14:paraId="38950826" w14:textId="18BEFB90" w:rsidR="00CA72E1" w:rsidRP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b/>
          <w:bCs/>
          <w:sz w:val="24"/>
          <w:szCs w:val="24"/>
        </w:rPr>
        <w:t>Logistic Regression:</w:t>
      </w:r>
      <w:r>
        <w:rPr>
          <w:rFonts w:asciiTheme="minorHAnsi" w:hAnsiTheme="minorHAnsi" w:cstheme="minorHAnsi"/>
          <w:sz w:val="24"/>
          <w:szCs w:val="24"/>
        </w:rPr>
        <w:t xml:space="preserve"> To test our specific hypotheses and estimate the independent association of each key TJ provision with comprehensive settlement, we employ multivariable logistic regression. Logistic regression models the probability of reaching comprehensive agreement as a function of our TJ predictors while controlling for confounding factors. Unlike Random Forest, logistic regression provides interpretable coefficients, allows for hypothesis testing, and enables us to assess the independent effect of each provision while holding others constant. We estimate several model specifications: bivariate models examining each key TJ provision individually (Models 1 through 4), a multivariable model including all four key provisions simultaneously (Model 5), models testing interactio</w:t>
      </w:r>
      <w:r w:rsidRPr="007745E0">
        <w:rPr>
          <w:rFonts w:asciiTheme="minorHAnsi" w:hAnsiTheme="minorHAnsi" w:cstheme="minorHAnsi"/>
          <w:sz w:val="24"/>
          <w:szCs w:val="24"/>
        </w:rPr>
        <w:t>n effects (Model 6), and a fully specified model including control variables (Model 7</w:t>
      </w:r>
      <w:r w:rsidR="007745E0" w:rsidRPr="007745E0">
        <w:rPr>
          <w:rFonts w:asciiTheme="minorHAnsi" w:hAnsiTheme="minorHAnsi" w:cstheme="minorHAnsi"/>
          <w:sz w:val="24"/>
          <w:szCs w:val="24"/>
        </w:rPr>
        <w:t>-9</w:t>
      </w:r>
      <w:r w:rsidRPr="007745E0">
        <w:rPr>
          <w:rFonts w:asciiTheme="minorHAnsi" w:hAnsiTheme="minorHAnsi" w:cstheme="minorHAnsi"/>
          <w:sz w:val="24"/>
          <w:szCs w:val="24"/>
        </w:rPr>
        <w:t>). This progression allows us to observe how coefficients change as we ac</w:t>
      </w:r>
      <w:r>
        <w:rPr>
          <w:rFonts w:asciiTheme="minorHAnsi" w:hAnsiTheme="minorHAnsi" w:cstheme="minorHAnsi"/>
          <w:sz w:val="24"/>
          <w:szCs w:val="24"/>
        </w:rPr>
        <w:t>count for other factors, providing insight into which provisions have robust independent associations with success</w:t>
      </w:r>
      <w:r>
        <w:rPr>
          <w:rFonts w:asciiTheme="minorHAnsi" w:hAnsiTheme="minorHAnsi"/>
          <w:sz w:val="24"/>
          <w:szCs w:val="24"/>
          <w:rtl/>
        </w:rPr>
        <w:t>.</w:t>
      </w:r>
    </w:p>
    <w:p w14:paraId="48666688" w14:textId="77777777" w:rsidR="00CA72E1" w:rsidRPr="00CA72E1" w:rsidRDefault="00CA72E1" w:rsidP="00CA72E1">
      <w:pPr>
        <w:bidi w:val="0"/>
        <w:spacing w:line="360" w:lineRule="auto"/>
        <w:rPr>
          <w:rFonts w:asciiTheme="minorHAnsi" w:hAnsiTheme="minorHAnsi" w:cstheme="minorHAnsi"/>
          <w:sz w:val="24"/>
          <w:szCs w:val="24"/>
        </w:rPr>
      </w:pPr>
      <w:r>
        <w:rPr>
          <w:rFonts w:asciiTheme="minorHAnsi" w:hAnsiTheme="minorHAnsi" w:cstheme="minorHAnsi"/>
          <w:sz w:val="24"/>
          <w:szCs w:val="24"/>
        </w:rPr>
        <w:t>Together, these methods provide complementary perspectives: Random Forest identifies patterns and relative importance across all provisions, while logistic regression tests specific theoretical predictions and estimates effect sizes</w:t>
      </w:r>
      <w:r>
        <w:rPr>
          <w:rFonts w:asciiTheme="minorHAnsi" w:hAnsiTheme="minorHAnsi"/>
          <w:sz w:val="24"/>
          <w:szCs w:val="24"/>
          <w:rtl/>
        </w:rPr>
        <w:t>.</w:t>
      </w:r>
    </w:p>
    <w:p w14:paraId="19FC5853" w14:textId="77777777" w:rsidR="004B40DD" w:rsidRDefault="004B40DD" w:rsidP="004B40DD">
      <w:pPr>
        <w:bidi w:val="0"/>
        <w:spacing w:line="360" w:lineRule="auto"/>
        <w:rPr>
          <w:rFonts w:asciiTheme="minorHAnsi" w:hAnsiTheme="minorHAnsi" w:cstheme="minorHAnsi"/>
          <w:sz w:val="24"/>
          <w:szCs w:val="24"/>
        </w:rPr>
      </w:pPr>
      <w:r>
        <w:rPr>
          <w:rFonts w:asciiTheme="minorHAnsi" w:hAnsiTheme="minorHAnsi" w:cstheme="minorHAnsi"/>
          <w:b/>
          <w:i/>
          <w:iCs/>
          <w:sz w:val="24"/>
          <w:szCs w:val="24"/>
        </w:rPr>
        <w:lastRenderedPageBreak/>
        <w:t>5.4 Random Forest Variable Importance</w:t>
      </w:r>
    </w:p>
    <w:p w14:paraId="00D51796" w14:textId="77777777" w:rsidR="002C7580" w:rsidRPr="00F25793" w:rsidRDefault="00000000"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The Random Forest analysis was performed on the N=150 sample to determine the relative importance of the ten TJ provisions (reflecting pre-CA information) in predicting whether a peace process ultimately reached a comprehensive agreement (FPS_Bin=1) or not (FPS_Bin=0). The Random Forest algorithm assesses variable importance by measuring how much prediction accuracy decreases, on average, when the values of a specific variable are randomly permuted across multiple decision trees built on bootstrapped data samples. The results, averaged over 100 Monte Carlo iterations to ensure robustness, provide a clear ranking of the TJ variables based on their predictive power in this specific modeling context.</w:t>
      </w:r>
    </w:p>
    <w:p w14:paraId="09F68826" w14:textId="77777777" w:rsidR="002C7580" w:rsidRPr="00F25793" w:rsidRDefault="00000000" w:rsidP="00AE0FB5">
      <w:pPr>
        <w:bidi w:val="0"/>
        <w:spacing w:line="360" w:lineRule="auto"/>
        <w:rPr>
          <w:rFonts w:asciiTheme="minorHAnsi" w:hAnsiTheme="minorHAnsi" w:cstheme="minorHAnsi"/>
          <w:sz w:val="24"/>
          <w:szCs w:val="24"/>
          <w:rtl/>
        </w:rPr>
      </w:pPr>
      <w:r>
        <w:rPr>
          <w:rFonts w:asciiTheme="minorHAnsi" w:hAnsiTheme="minorHAnsi" w:cstheme="minorHAnsi"/>
          <w:sz w:val="24"/>
          <w:szCs w:val="24"/>
        </w:rPr>
        <w:t>The variable importance ranking obtained from the analysis is presented in Figure 2, ordered from most to least important. The four theorized provisions occupy the top four ranks, with non-theorized provisions ranked 5th through 10th:</w:t>
      </w:r>
    </w:p>
    <w:p w14:paraId="5D7885BF" w14:textId="490B8622" w:rsidR="002C7580" w:rsidRPr="00F25793" w:rsidRDefault="00207F41" w:rsidP="00F47F21">
      <w:pPr>
        <w:bidi w:val="0"/>
        <w:spacing w:before="240" w:line="360" w:lineRule="auto"/>
        <w:rPr>
          <w:rFonts w:asciiTheme="minorHAnsi" w:hAnsiTheme="minorHAnsi" w:cstheme="minorHAnsi"/>
          <w:sz w:val="24"/>
          <w:szCs w:val="24"/>
        </w:rPr>
      </w:pPr>
      <w:r w:rsidRPr="00207F41">
        <w:rPr>
          <w:rFonts w:asciiTheme="minorHAnsi" w:hAnsiTheme="minorHAnsi" w:cstheme="minorHAnsi"/>
          <w:sz w:val="24"/>
          <w:szCs w:val="24"/>
        </w:rPr>
      </w:r>
      <w:r w:rsidR="00000000">
        <w:rPr>
          <w:rFonts w:asciiTheme="minorHAnsi" w:hAnsiTheme="minorHAnsi" w:cstheme="minorHAnsi"/>
          <w:sz w:val="24"/>
          <w:szCs w:val="24"/>
        </w:rPr>
        <w:t>This ranking indicates that Mechanisms for dealing with the past (TjMech, 0.1378), Prisoner Release (TjPrire, 0.1310), Victims (TjVic, 0.1297), and Reconciliation (TjNR, 0.1233) emerge as the four most important factors associated with predicting the achievement of a comprehensive peace agreement. TjMech ranks first, consistent with the logistic regression results. Conversely, Vetting (TjVet) stands out as having considerably lower predictive importance. Provisions for formal Courts (TjCou) and Missing Persons (TjMis) also appear less influential.</w:t>
      </w:r>
      <w:r w:rsidR="00000000">
        <w:rPr>
          <w:rFonts w:asciiTheme="minorHAnsi" w:hAnsiTheme="minorHAnsi" w:cstheme="minorHAnsi"/>
          <w:sz w:val="24"/>
          <w:szCs w:val="24"/>
        </w:rPr>
      </w:r>
    </w:p>
    <w:p w14:paraId="73AFE619" w14:textId="77777777" w:rsidR="002C7580" w:rsidRDefault="00000000" w:rsidP="00F47F21">
      <w:pPr>
        <w:bidi w:val="0"/>
        <w:spacing w:line="360" w:lineRule="auto"/>
        <w:rPr>
          <w:rFonts w:asciiTheme="minorHAnsi" w:hAnsiTheme="minorHAnsi" w:cstheme="minorHAnsi"/>
          <w:sz w:val="24"/>
          <w:szCs w:val="24"/>
        </w:rPr>
      </w:pPr>
      <w:r>
        <w:rPr>
          <w:rFonts w:asciiTheme="minorHAnsi" w:hAnsiTheme="minorHAnsi" w:cstheme="minorHAnsi"/>
          <w:sz w:val="24"/>
          <w:szCs w:val="24"/>
        </w:rPr>
        <w:t>Beyond assessing the individual importance of each TJ variable, we further explored potential pairwise interaction effects using SHAP (SHapley Additive exPlanations) interaction values (Lundberg &amp; Lee, 2017), averaged over multiple Monte Carlo runs. The strongest interaction effect was observed between TjPrire and TjMech, with an average SHAP interaction value of 0.0148. Note: this value and the logistic regression interaction coefficient (B = .191, Model 6) are not directly comparable — SHAP values reflect mean absolute contributions across the Random Forest sample; B is a parametric coefficient on a different scale. Other notable interactions involved TjVic and TjNR. These interaction patterns suggest that certain combinations of TJ provisions may be particularly effective, with mechanisms for dealing with the past appearing especially important when combined with confidence-building measures such as prisoner releases.</w:t>
      </w:r>
    </w:p>
    <w:p w14:paraId="34BF05E4" w14:textId="3115336A" w:rsidR="00F47F21" w:rsidRPr="00F25793" w:rsidRDefault="00000000" w:rsidP="00CC6BD1">
      <w:pPr>
        <w:bidi w:val="0"/>
        <w:spacing w:line="360" w:lineRule="auto"/>
        <w:rPr>
          <w:rFonts w:asciiTheme="minorHAnsi" w:hAnsiTheme="minorHAnsi" w:cstheme="minorHAnsi"/>
          <w:sz w:val="24"/>
          <w:szCs w:val="24"/>
        </w:rPr>
      </w:pPr>
      <w:ins w:id="32" w:author="Claude" w:date="2026-05-08T00:00:00Z">
        <w:r>
          <w:rPr>
            <w:rFonts w:asciiTheme="minorHAnsi" w:hAnsiTheme="minorHAnsi" w:cstheme="minorHAnsi"/>
            <w:color w:val="008080"/>
            <w:sz w:val="24"/>
            <w:szCs w:val="24"/>
          </w:rPr>
          <w:t xml:space="preserve">Two interpretive points require explicit statement. First, on SHAP interaction values: these report the average magnitude of pairwise interaction effects. They do not indicate the direction of interactions (positive or negative), nor do they establish causation. An interaction strength of 0.0148 between TjMech and TjPrire means these two variables jointly contribute to prediction beyond their individual effects. Second, and more fundamentally, Random Forest importance scores do not provide directional or causal information. A high importance score means the variable is useful for prediction; it does not indicate whether the variable increases or decreases the probability of comprehensive settlement. This is precisely why we follow the Random Forest analysis with logistic regression (Section 5.5): regression provides the directional coefficients and significance tests needed to evaluate our four hypotheses. The Random Forest serves as an </w:t>
        </w:r>
        <w:proofErr w:type="gramStart"/>
        <w:r>
          <w:rPr>
            <w:rFonts w:asciiTheme="minorHAnsi" w:hAnsiTheme="minorHAnsi" w:cstheme="minorHAnsi"/>
            <w:color w:val="008080"/>
            <w:sz w:val="24"/>
            <w:szCs w:val="24"/>
          </w:rPr>
          <w:t>exploratory</w:t>
        </w:r>
        <w:proofErr w:type="gramEnd"/>
        <w:r>
          <w:rPr>
            <w:rFonts w:asciiTheme="minorHAnsi" w:hAnsiTheme="minorHAnsi" w:cstheme="minorHAnsi"/>
            <w:color w:val="008080"/>
            <w:sz w:val="24"/>
            <w:szCs w:val="24"/>
          </w:rPr>
          <w:t xml:space="preserve"> tool to prioritize variables; </w:t>
        </w:r>
        <w:proofErr w:type="gramStart"/>
        <w:r>
          <w:rPr>
            <w:rFonts w:asciiTheme="minorHAnsi" w:hAnsiTheme="minorHAnsi" w:cstheme="minorHAnsi"/>
            <w:color w:val="008080"/>
            <w:sz w:val="24"/>
            <w:szCs w:val="24"/>
          </w:rPr>
          <w:t>the logistic</w:t>
        </w:r>
        <w:proofErr w:type="gramEnd"/>
        <w:r>
          <w:rPr>
            <w:rFonts w:asciiTheme="minorHAnsi" w:hAnsiTheme="minorHAnsi" w:cstheme="minorHAnsi"/>
            <w:color w:val="008080"/>
            <w:sz w:val="24"/>
            <w:szCs w:val="24"/>
          </w:rPr>
          <w:t xml:space="preserve"> regression provides </w:t>
        </w:r>
        <w:proofErr w:type="gramStart"/>
        <w:r>
          <w:rPr>
            <w:rFonts w:asciiTheme="minorHAnsi" w:hAnsiTheme="minorHAnsi" w:cstheme="minorHAnsi"/>
            <w:color w:val="008080"/>
            <w:sz w:val="24"/>
            <w:szCs w:val="24"/>
          </w:rPr>
          <w:t>the hypothesis</w:t>
        </w:r>
        <w:proofErr w:type="gramEnd"/>
        <w:r>
          <w:rPr>
            <w:rFonts w:asciiTheme="minorHAnsi" w:hAnsiTheme="minorHAnsi" w:cstheme="minorHAnsi"/>
            <w:color w:val="008080"/>
            <w:sz w:val="24"/>
            <w:szCs w:val="24"/>
          </w:rPr>
          <w:t xml:space="preserve"> tests. </w:t>
        </w:r>
      </w:ins>
      <w:r>
        <w:rPr>
          <w:rFonts w:asciiTheme="minorHAnsi" w:hAnsiTheme="minorHAnsi" w:cstheme="minorHAnsi"/>
          <w:color w:val="008080"/>
          <w:sz w:val="24"/>
          <w:szCs w:val="24"/>
        </w:rPr>
        <w:t>These Random Forest results provide strong empirical support for our theoretical framework: all four theorized provisions (TjMech, TjPrire, TjVic, TjNR) dominate the importance ranking, occupying ranks 1 through 4, with TjMech ranked first (0.1378) — consistent with its primacy in the logistic regression results. Non-theorized provisions (TjAm, TjGen, TjRep, TjCou, TjMis, TjVet) all rank 5th or lower. This convergence between theoretical expectations and data-driven importance rankings strengthens confidence that these provisions warrant detailed examination through regression analysis.</w:t>
      </w:r>
      <w:r w:rsidR="00F47F21">
        <w:rPr>
          <w:rFonts w:asciiTheme="minorHAnsi" w:hAnsiTheme="minorHAnsi" w:cstheme="minorHAnsi"/>
          <w:sz w:val="24"/>
          <w:szCs w:val="24"/>
        </w:rPr>
      </w:r>
      <w:r w:rsidR="00F47F21">
        <w:rPr>
          <w:rFonts w:asciiTheme="minorHAnsi" w:hAnsiTheme="minorHAnsi" w:cstheme="minorHAnsi"/>
          <w:sz w:val="24"/>
          <w:szCs w:val="24"/>
        </w:rPr>
      </w:r>
    </w:p>
    <w:p w14:paraId="1F51C9E8" w14:textId="77777777" w:rsidR="002C7580" w:rsidRPr="00F25793" w:rsidRDefault="00000000" w:rsidP="00AE0FB5">
      <w:pPr>
        <w:bidi w:val="0"/>
        <w:spacing w:line="360" w:lineRule="auto"/>
        <w:rPr>
          <w:rFonts w:asciiTheme="minorHAnsi" w:hAnsiTheme="minorHAnsi" w:cstheme="minorHAnsi"/>
          <w:b/>
          <w:sz w:val="24"/>
          <w:szCs w:val="24"/>
        </w:rPr>
      </w:pPr>
      <w:r>
        <w:rPr>
          <w:rFonts w:asciiTheme="minorHAnsi" w:hAnsiTheme="minorHAnsi" w:cstheme="minorHAnsi"/>
          <w:b/>
          <w:sz w:val="24"/>
          <w:szCs w:val="24"/>
        </w:rPr>
        <w:t>5.5 Logistic Regression Analysis</w:t>
      </w:r>
    </w:p>
    <w:p w14:paraId="1FBB8719" w14:textId="77777777" w:rsidR="0093339D" w:rsidRDefault="0093339D" w:rsidP="00AE0FB5">
      <w:pPr>
        <w:bidi w:val="0"/>
        <w:spacing w:line="360" w:lineRule="auto"/>
        <w:rPr>
          <w:rFonts w:asciiTheme="minorHAnsi" w:hAnsiTheme="minorHAnsi" w:cstheme="minorHAnsi"/>
          <w:sz w:val="24"/>
          <w:szCs w:val="24"/>
        </w:rPr>
      </w:pPr>
      <w:r>
        <w:rPr>
          <w:rFonts w:asciiTheme="minorHAnsi" w:hAnsiTheme="minorHAnsi" w:cstheme="minorHAnsi"/>
          <w:sz w:val="24"/>
          <w:szCs w:val="24"/>
        </w:rPr>
        <w:t>To test the four hypotheses developed in Section 2.3 regarding which TJ provisions predict comprehensive settlement, we performed multivariable logistic regression analysis on the N=150 sample. Logistic regression models the probability of a binary outcome (reaching comprehensive agreement vs. not) based on predictor variables, allowing us to assess the independent association of each TJ provision while controlling others.</w:t>
      </w:r>
    </w:p>
    <w:p w14:paraId="783A9E4C" w14:textId="77777777" w:rsidR="0093339D" w:rsidRDefault="0093339D" w:rsidP="0093339D">
      <w:pPr>
        <w:bidi w:val="0"/>
        <w:spacing w:line="360" w:lineRule="auto"/>
        <w:rPr>
          <w:rFonts w:asciiTheme="minorHAnsi" w:hAnsiTheme="minorHAnsi" w:cstheme="minorHAnsi"/>
          <w:sz w:val="24"/>
          <w:szCs w:val="24"/>
        </w:rPr>
      </w:pPr>
      <w:r>
        <w:rPr>
          <w:rFonts w:asciiTheme="minorHAnsi" w:hAnsiTheme="minorHAnsi" w:cstheme="minorHAnsi"/>
          <w:b/>
          <w:bCs/>
          <w:sz w:val="24"/>
          <w:szCs w:val="24"/>
        </w:rPr>
        <w:t>Table 1</w:t>
      </w:r>
      <w:r>
        <w:rPr>
          <w:rFonts w:asciiTheme="minorHAnsi" w:hAnsiTheme="minorHAnsi" w:cstheme="minorHAnsi"/>
          <w:sz w:val="24"/>
          <w:szCs w:val="24"/>
        </w:rPr>
        <w:t xml:space="preserve"> presents the results across seven model specifications. Models 1 through 4 are bivariate regressions examining each of the four key TJ provisions individually. Model 5 includes all four provisions simultaneously. Model 6 adds an interaction term between TjMech and TjPrire (centered to reduce multicollinearity), intentionally omitting the uncentered versions of these variables. Model 7 adds the control variables Is_Local and AgtNrs to Model 6.</w:t>
      </w:r>
    </w:p>
    <w:p w14:paraId="7BD7D01A" w14:textId="77777777" w:rsidR="002C7580" w:rsidRPr="00F25793" w:rsidRDefault="00000000" w:rsidP="00AE0FB5">
      <w:pPr>
        <w:bidi w:val="0"/>
        <w:spacing w:line="360" w:lineRule="auto"/>
        <w:rPr>
          <w:rFonts w:asciiTheme="minorHAnsi" w:hAnsiTheme="minorHAnsi" w:cstheme="minorHAnsi"/>
          <w:b/>
          <w:sz w:val="24"/>
          <w:szCs w:val="24"/>
        </w:rPr>
      </w:pPr>
      <w:r>
        <w:rPr>
          <w:rFonts w:asciiTheme="minorHAnsi" w:hAnsiTheme="minorHAnsi" w:cstheme="minorHAnsi"/>
          <w:b/>
          <w:sz w:val="24"/>
          <w:szCs w:val="24"/>
        </w:rPr>
        <w:t>Table 1: Logistic Regression Predicting Comprehensive Agreement (N=150)</w:t>
      </w:r>
    </w:p>
    <w:tbl>
      <w:tblPr>
        <w:tblStyle w:val="TableGrid"/>
        <w:tblW w:w="0" w:type="auto"/>
        <w:tblLook w:val="04A0" w:firstRow="1" w:lastRow="0" w:firstColumn="1" w:lastColumn="0" w:noHBand="0" w:noVBand="1"/>
      </w:tblPr>
      <w:tblGrid>
        <w:gridCol w:w="2351"/>
        <w:gridCol w:w="850"/>
        <w:gridCol w:w="850"/>
        <w:gridCol w:w="849"/>
        <w:gridCol w:w="849"/>
        <w:gridCol w:w="849"/>
        <w:gridCol w:w="849"/>
        <w:gridCol w:w="849"/>
      </w:tblGrid>
      <w:tr w:rsidR="00A61D88" w:rsidRPr="00A61D88" w14:paraId="4C6BE143" w14:textId="77777777" w:rsidTr="00A61D88">
        <w:tc>
          <w:tcPr>
            <w:tcW w:w="2351" w:type="dxa"/>
          </w:tcPr>
          <w:p w14:paraId="21577773"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Variable</w:t>
            </w:r>
          </w:p>
        </w:tc>
        <w:tc>
          <w:tcPr>
            <w:tcW w:w="850" w:type="dxa"/>
          </w:tcPr>
          <w:p w14:paraId="338E2FF3"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Model 1</w:t>
            </w:r>
          </w:p>
        </w:tc>
        <w:tc>
          <w:tcPr>
            <w:tcW w:w="850" w:type="dxa"/>
          </w:tcPr>
          <w:p w14:paraId="70D24774"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Model 2</w:t>
            </w:r>
          </w:p>
        </w:tc>
        <w:tc>
          <w:tcPr>
            <w:tcW w:w="849" w:type="dxa"/>
          </w:tcPr>
          <w:p w14:paraId="4E0C2699"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Model 3</w:t>
            </w:r>
          </w:p>
        </w:tc>
        <w:tc>
          <w:tcPr>
            <w:tcW w:w="849" w:type="dxa"/>
          </w:tcPr>
          <w:p w14:paraId="4331A65B"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Model 4</w:t>
            </w:r>
          </w:p>
        </w:tc>
        <w:tc>
          <w:tcPr>
            <w:tcW w:w="849" w:type="dxa"/>
          </w:tcPr>
          <w:p w14:paraId="62C7C4AD"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Model 5</w:t>
            </w:r>
          </w:p>
        </w:tc>
        <w:tc>
          <w:tcPr>
            <w:tcW w:w="849" w:type="dxa"/>
          </w:tcPr>
          <w:p w14:paraId="24D115F6"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Model 6</w:t>
            </w:r>
          </w:p>
        </w:tc>
        <w:tc>
          <w:tcPr>
            <w:tcW w:w="849" w:type="dxa"/>
          </w:tcPr>
          <w:p w14:paraId="0444548A"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Model 7</w:t>
            </w:r>
          </w:p>
        </w:tc>
      </w:tr>
      <w:tr w:rsidR="00A61D88" w:rsidRPr="00A61D88" w14:paraId="44AA95A5" w14:textId="77777777" w:rsidTr="00A61D88">
        <w:tc>
          <w:tcPr>
            <w:tcW w:w="2351" w:type="dxa"/>
          </w:tcPr>
          <w:p w14:paraId="61ADAAD8"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TjMech</w:t>
            </w:r>
          </w:p>
        </w:tc>
        <w:tc>
          <w:tcPr>
            <w:tcW w:w="850" w:type="dxa"/>
          </w:tcPr>
          <w:p w14:paraId="5E8002B3"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.646 (.163)*</w:t>
            </w:r>
          </w:p>
        </w:tc>
        <w:tc>
          <w:tcPr>
            <w:tcW w:w="850" w:type="dxa"/>
          </w:tcPr>
          <w:p w14:paraId="6FF46BE2"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0EDBBBA9"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1EBAEDEE"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04468B65"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.481 (.188)*</w:t>
            </w:r>
          </w:p>
        </w:tc>
        <w:tc>
          <w:tcPr>
            <w:tcW w:w="849" w:type="dxa"/>
          </w:tcPr>
          <w:p w14:paraId="215E638E"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3D1E0B76" w14:textId="77777777" w:rsidR="00A61D88" w:rsidRPr="00A61D88" w:rsidRDefault="00A61D88" w:rsidP="00AE0FB5">
            <w:pPr>
              <w:bidi w:val="0"/>
              <w:spacing w:after="160" w:line="360" w:lineRule="auto"/>
              <w:rPr>
                <w:rFonts w:asciiTheme="minorHAnsi" w:hAnsiTheme="minorHAnsi" w:cstheme="minorHAnsi"/>
                <w:sz w:val="20"/>
                <w:szCs w:val="20"/>
              </w:rPr>
            </w:pPr>
          </w:p>
        </w:tc>
      </w:tr>
      <w:tr w:rsidR="00A61D88" w:rsidRPr="00A61D88" w14:paraId="5B760A85" w14:textId="77777777" w:rsidTr="00A61D88">
        <w:tc>
          <w:tcPr>
            <w:tcW w:w="2351" w:type="dxa"/>
          </w:tcPr>
          <w:p w14:paraId="5F3BA45F"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TjVic</w:t>
            </w:r>
          </w:p>
        </w:tc>
        <w:tc>
          <w:tcPr>
            <w:tcW w:w="850" w:type="dxa"/>
          </w:tcPr>
          <w:p w14:paraId="0E1DAAA7"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50" w:type="dxa"/>
          </w:tcPr>
          <w:p w14:paraId="23288FDA"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.477 (.177)*</w:t>
            </w:r>
          </w:p>
        </w:tc>
        <w:tc>
          <w:tcPr>
            <w:tcW w:w="849" w:type="dxa"/>
          </w:tcPr>
          <w:p w14:paraId="66236719"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7737202A"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18D9F5A7"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.061 (.220)</w:t>
            </w:r>
          </w:p>
        </w:tc>
        <w:tc>
          <w:tcPr>
            <w:tcW w:w="849" w:type="dxa"/>
          </w:tcPr>
          <w:p w14:paraId="7CB1CE06"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.173 (.239)</w:t>
            </w:r>
          </w:p>
        </w:tc>
        <w:tc>
          <w:tcPr>
            <w:tcW w:w="849" w:type="dxa"/>
          </w:tcPr>
          <w:p w14:paraId="4C39AB86"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.173 (.239)</w:t>
            </w:r>
          </w:p>
        </w:tc>
      </w:tr>
      <w:tr w:rsidR="00A61D88" w:rsidRPr="00A61D88" w14:paraId="29E8F39A" w14:textId="77777777" w:rsidTr="00A61D88">
        <w:tc>
          <w:tcPr>
            <w:tcW w:w="2351" w:type="dxa"/>
          </w:tcPr>
          <w:p w14:paraId="5A7E7E29"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TjPrire</w:t>
            </w:r>
          </w:p>
        </w:tc>
        <w:tc>
          <w:tcPr>
            <w:tcW w:w="850" w:type="dxa"/>
          </w:tcPr>
          <w:p w14:paraId="41BACFAC"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50" w:type="dxa"/>
          </w:tcPr>
          <w:p w14:paraId="36BDDF17"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2D243486"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.376 (.151)*</w:t>
            </w:r>
          </w:p>
        </w:tc>
        <w:tc>
          <w:tcPr>
            <w:tcW w:w="849" w:type="dxa"/>
          </w:tcPr>
          <w:p w14:paraId="60FFB0E0"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4C31640E"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.232 (.169)</w:t>
            </w:r>
          </w:p>
        </w:tc>
        <w:tc>
          <w:tcPr>
            <w:tcW w:w="849" w:type="dxa"/>
          </w:tcPr>
          <w:p w14:paraId="1DD84F65"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0E6A9529" w14:textId="77777777" w:rsidR="00A61D88" w:rsidRPr="00A61D88" w:rsidRDefault="00A61D88" w:rsidP="00AE0FB5">
            <w:pPr>
              <w:bidi w:val="0"/>
              <w:spacing w:after="160" w:line="360" w:lineRule="auto"/>
              <w:rPr>
                <w:rFonts w:asciiTheme="minorHAnsi" w:hAnsiTheme="minorHAnsi" w:cstheme="minorHAnsi"/>
                <w:sz w:val="20"/>
                <w:szCs w:val="20"/>
              </w:rPr>
            </w:pPr>
          </w:p>
        </w:tc>
      </w:tr>
      <w:tr w:rsidR="00A61D88" w:rsidRPr="00A61D88" w14:paraId="5D8F425C" w14:textId="77777777" w:rsidTr="00A61D88">
        <w:tc>
          <w:tcPr>
            <w:tcW w:w="2351" w:type="dxa"/>
          </w:tcPr>
          <w:p w14:paraId="68D62D24"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TjNR</w:t>
            </w:r>
          </w:p>
        </w:tc>
        <w:tc>
          <w:tcPr>
            <w:tcW w:w="850" w:type="dxa"/>
          </w:tcPr>
          <w:p w14:paraId="7B8EA1E1"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50" w:type="dxa"/>
          </w:tcPr>
          <w:p w14:paraId="29E532D8"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58DC56EB"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17FF5608"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.614 (.193)*</w:t>
            </w:r>
          </w:p>
        </w:tc>
        <w:tc>
          <w:tcPr>
            <w:tcW w:w="849" w:type="dxa"/>
          </w:tcPr>
          <w:p w14:paraId="39943085"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.274 (.229)</w:t>
            </w:r>
          </w:p>
        </w:tc>
        <w:tc>
          <w:tcPr>
            <w:tcW w:w="849" w:type="dxa"/>
          </w:tcPr>
          <w:p w14:paraId="05164054"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.301 (.234)</w:t>
            </w:r>
          </w:p>
        </w:tc>
        <w:tc>
          <w:tcPr>
            <w:tcW w:w="849" w:type="dxa"/>
          </w:tcPr>
          <w:p w14:paraId="41AE7A1B"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.301 (.234)</w:t>
            </w:r>
          </w:p>
        </w:tc>
      </w:tr>
      <w:tr w:rsidR="00A61D88" w:rsidRPr="00A61D88" w14:paraId="048048B8" w14:textId="77777777" w:rsidTr="00A61D88">
        <w:tc>
          <w:tcPr>
            <w:tcW w:w="2351" w:type="dxa"/>
          </w:tcPr>
          <w:p w14:paraId="5BF1BA7B"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lastRenderedPageBreak/>
              <w:t>TjMech_c</w:t>
            </w:r>
          </w:p>
        </w:tc>
        <w:tc>
          <w:tcPr>
            <w:tcW w:w="850" w:type="dxa"/>
          </w:tcPr>
          <w:p w14:paraId="638BF293"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50" w:type="dxa"/>
          </w:tcPr>
          <w:p w14:paraId="0AE5CED7"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2D3CD4FD"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11C3C14F"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1DDBAD8C"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0F9D9008"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.487 (.196)*</w:t>
            </w:r>
          </w:p>
        </w:tc>
        <w:tc>
          <w:tcPr>
            <w:tcW w:w="849" w:type="dxa"/>
          </w:tcPr>
          <w:p w14:paraId="2AAB30EA"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.487 (.196)*</w:t>
            </w:r>
          </w:p>
        </w:tc>
      </w:tr>
      <w:tr w:rsidR="00A61D88" w:rsidRPr="00A61D88" w14:paraId="0C073D96" w14:textId="77777777" w:rsidTr="00A61D88">
        <w:tc>
          <w:tcPr>
            <w:tcW w:w="2351" w:type="dxa"/>
          </w:tcPr>
          <w:p w14:paraId="487267CD"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TjPrire_c</w:t>
            </w:r>
          </w:p>
        </w:tc>
        <w:tc>
          <w:tcPr>
            <w:tcW w:w="850" w:type="dxa"/>
          </w:tcPr>
          <w:p w14:paraId="6804FCB6"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50" w:type="dxa"/>
          </w:tcPr>
          <w:p w14:paraId="225FB8C5"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4D40318F"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32BA2C8B"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2B4B920F"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0D2F20D2"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.272 (.178)</w:t>
            </w:r>
          </w:p>
        </w:tc>
        <w:tc>
          <w:tcPr>
            <w:tcW w:w="849" w:type="dxa"/>
          </w:tcPr>
          <w:p w14:paraId="640AC3D2"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.272 (.178)</w:t>
            </w:r>
          </w:p>
        </w:tc>
      </w:tr>
      <w:tr w:rsidR="00A61D88" w:rsidRPr="00A61D88" w14:paraId="49FF528F" w14:textId="77777777" w:rsidTr="00A61D88">
        <w:tc>
          <w:tcPr>
            <w:tcW w:w="2351" w:type="dxa"/>
          </w:tcPr>
          <w:p w14:paraId="0CD2655C"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TjMechPrire_interaction</w:t>
            </w:r>
          </w:p>
        </w:tc>
        <w:tc>
          <w:tcPr>
            <w:tcW w:w="850" w:type="dxa"/>
          </w:tcPr>
          <w:p w14:paraId="7E8720EE"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50" w:type="dxa"/>
          </w:tcPr>
          <w:p w14:paraId="2107589A"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31DED573"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4CAF7DE2"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037D3088"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74BB7452"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.191 (.154)</w:t>
            </w:r>
          </w:p>
        </w:tc>
        <w:tc>
          <w:tcPr>
            <w:tcW w:w="849" w:type="dxa"/>
          </w:tcPr>
          <w:p w14:paraId="566A605A"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.191 (.154)</w:t>
            </w:r>
          </w:p>
        </w:tc>
      </w:tr>
      <w:tr w:rsidR="00A61D88" w:rsidRPr="00A61D88" w14:paraId="7ADD075F" w14:textId="77777777" w:rsidTr="00A61D88">
        <w:tc>
          <w:tcPr>
            <w:tcW w:w="2351" w:type="dxa"/>
          </w:tcPr>
          <w:p w14:paraId="630F0712"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Is_Local</w:t>
            </w:r>
          </w:p>
        </w:tc>
        <w:tc>
          <w:tcPr>
            <w:tcW w:w="850" w:type="dxa"/>
          </w:tcPr>
          <w:p w14:paraId="528F368C"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50" w:type="dxa"/>
          </w:tcPr>
          <w:p w14:paraId="5B2C801C"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553B978D"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6A31CCD8"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138C6565"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0C1A8EE3"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71E860F8"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.077 (.505)</w:t>
            </w:r>
          </w:p>
        </w:tc>
      </w:tr>
      <w:tr w:rsidR="00A61D88" w:rsidRPr="00A61D88" w14:paraId="5BA4B968" w14:textId="77777777" w:rsidTr="00A61D88">
        <w:tc>
          <w:tcPr>
            <w:tcW w:w="2351" w:type="dxa"/>
          </w:tcPr>
          <w:p w14:paraId="0C70BC54"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AgtNrs</w:t>
            </w:r>
          </w:p>
        </w:tc>
        <w:tc>
          <w:tcPr>
            <w:tcW w:w="850" w:type="dxa"/>
          </w:tcPr>
          <w:p w14:paraId="5BF59CE2"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50" w:type="dxa"/>
          </w:tcPr>
          <w:p w14:paraId="7890770B"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5933E53E"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36EE6C4B"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73BD3AE1"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3D88CE70" w14:textId="77777777" w:rsidR="00A61D88" w:rsidRPr="00A61D88" w:rsidRDefault="00A61D88" w:rsidP="00AE0FB5">
            <w:pPr>
              <w:bidi w:val="0"/>
              <w:spacing w:after="160" w:line="360" w:lineRule="auto"/>
              <w:rPr>
                <w:rFonts w:asciiTheme="minorHAnsi" w:hAnsiTheme="minorHAnsi" w:cstheme="minorHAnsi"/>
                <w:sz w:val="20"/>
                <w:szCs w:val="20"/>
              </w:rPr>
            </w:pPr>
          </w:p>
        </w:tc>
        <w:tc>
          <w:tcPr>
            <w:tcW w:w="849" w:type="dxa"/>
          </w:tcPr>
          <w:p w14:paraId="44646C8A" w14:textId="77777777" w:rsidR="00A61D88" w:rsidRPr="00A61D88" w:rsidRDefault="00A61D88" w:rsidP="00AE0FB5">
            <w:pPr>
              <w:bidi w:val="0"/>
              <w:spacing w:after="160" w:line="360" w:lineRule="auto"/>
              <w:rPr>
                <w:rFonts w:asciiTheme="minorHAnsi" w:hAnsiTheme="minorHAnsi" w:cstheme="minorHAnsi"/>
                <w:sz w:val="20"/>
                <w:szCs w:val="20"/>
              </w:rPr>
            </w:pPr>
            <w:r>
              <w:rPr>
                <w:b w:val="0"/>
              </w:rPr>
              <w:t>-.021 (.015)</w:t>
            </w:r>
          </w:p>
        </w:tc>
      </w:tr>
      <w:tr w:rsidR="00A61D88" w:rsidRPr="00A61D88" w14:paraId="59541E18" w14:textId="77777777" w:rsidTr="00A61D88">
        <w:tc>
          <w:tcPr>
            <w:tcW w:w="2351" w:type="dxa"/>
          </w:tcPr>
          <w:p w14:paraId="5969AB5D"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Constant</w:t>
            </w:r>
          </w:p>
        </w:tc>
        <w:tc>
          <w:tcPr>
            <w:tcW w:w="850" w:type="dxa"/>
          </w:tcPr>
          <w:p w14:paraId="45DFEDCB"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-1.092 (.221)*</w:t>
            </w:r>
          </w:p>
        </w:tc>
        <w:tc>
          <w:tcPr>
            <w:tcW w:w="850" w:type="dxa"/>
          </w:tcPr>
          <w:p w14:paraId="3AB26AE0"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-1.003 (.234)*</w:t>
            </w:r>
          </w:p>
        </w:tc>
        <w:tc>
          <w:tcPr>
            <w:tcW w:w="849" w:type="dxa"/>
          </w:tcPr>
          <w:p w14:paraId="69BADCF4"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-1.020 (.248)*</w:t>
            </w:r>
          </w:p>
        </w:tc>
        <w:tc>
          <w:tcPr>
            <w:tcW w:w="849" w:type="dxa"/>
          </w:tcPr>
          <w:p w14:paraId="40BB64B7"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-1.238 (.275)*</w:t>
            </w:r>
          </w:p>
        </w:tc>
        <w:tc>
          <w:tcPr>
            <w:tcW w:w="849" w:type="dxa"/>
          </w:tcPr>
          <w:p w14:paraId="7013A5C8"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-1.556 (.323)*</w:t>
            </w:r>
          </w:p>
        </w:tc>
        <w:tc>
          <w:tcPr>
            <w:tcW w:w="849" w:type="dxa"/>
          </w:tcPr>
          <w:p w14:paraId="3CCBD9AD"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-.907 (.329)*</w:t>
            </w:r>
          </w:p>
        </w:tc>
        <w:tc>
          <w:tcPr>
            <w:tcW w:w="849" w:type="dxa"/>
          </w:tcPr>
          <w:p w14:paraId="736A8A9A" w14:textId="77777777" w:rsidR="00A61D88" w:rsidRPr="00A61D88" w:rsidRDefault="00A61D88" w:rsidP="00AE0FB5">
            <w:pPr>
              <w:bidi w:val="0"/>
              <w:spacing w:after="160" w:line="360" w:lineRule="auto"/>
              <w:rPr>
                <w:rFonts w:asciiTheme="minorHAnsi" w:hAnsiTheme="minorHAnsi" w:cstheme="minorHAnsi"/>
                <w:sz w:val="20"/>
                <w:szCs w:val="20"/>
              </w:rPr>
            </w:pPr>
            <w:r>
              <w:rPr>
                <w:rFonts w:asciiTheme="minorHAnsi" w:hAnsiTheme="minorHAnsi" w:cstheme="minorHAnsi"/>
                <w:sz w:val="20"/>
                <w:szCs w:val="20"/>
              </w:rPr>
              <w:t>-.951 (.330)*</w:t>
            </w:r>
          </w:p>
        </w:tc>
      </w:tr>
    </w:tbl>
    <w:p w14:paraId="0B136B25" w14:textId="224EE674" w:rsidR="00A61D88" w:rsidRDefault="00E945E9" w:rsidP="0093339D">
      <w:pPr>
        <w:bidi w:val="0"/>
        <w:spacing w:line="360" w:lineRule="auto"/>
        <w:rPr>
          <w:sz w:val="18"/>
          <w:szCs w:val="18"/>
        </w:rPr>
      </w:pPr>
      <w:r w:rsidRPr="00E945E9">
        <w:rPr>
          <w:sz w:val="18"/>
          <w:szCs w:val="18"/>
        </w:rPr>
        <w:t xml:space="preserve">Note: Values are B (SE). * p&lt;.05. Models 1–4 are bivariate. Model 5 includes all four theorized provisions simultaneously. Model 6 adds a centered interaction term between </w:t>
      </w:r>
      <w:proofErr w:type="spellStart"/>
      <w:r w:rsidRPr="00E945E9">
        <w:rPr>
          <w:sz w:val="18"/>
          <w:szCs w:val="18"/>
        </w:rPr>
        <w:t>TjMech</w:t>
      </w:r>
      <w:proofErr w:type="spellEnd"/>
      <w:r w:rsidRPr="00E945E9">
        <w:rPr>
          <w:sz w:val="18"/>
          <w:szCs w:val="18"/>
        </w:rPr>
        <w:t xml:space="preserve"> and </w:t>
      </w:r>
      <w:proofErr w:type="spellStart"/>
      <w:r w:rsidRPr="00E945E9">
        <w:rPr>
          <w:sz w:val="18"/>
          <w:szCs w:val="18"/>
        </w:rPr>
        <w:t>TjPrire</w:t>
      </w:r>
      <w:proofErr w:type="spellEnd"/>
      <w:r w:rsidRPr="00E945E9">
        <w:rPr>
          <w:sz w:val="18"/>
          <w:szCs w:val="18"/>
        </w:rPr>
        <w:t xml:space="preserve"> (</w:t>
      </w:r>
      <w:proofErr w:type="spellStart"/>
      <w:r w:rsidRPr="00E945E9">
        <w:rPr>
          <w:sz w:val="18"/>
          <w:szCs w:val="18"/>
        </w:rPr>
        <w:t>TjMech_c</w:t>
      </w:r>
      <w:proofErr w:type="spellEnd"/>
      <w:r w:rsidRPr="00E945E9">
        <w:rPr>
          <w:sz w:val="18"/>
          <w:szCs w:val="18"/>
        </w:rPr>
        <w:t xml:space="preserve">, </w:t>
      </w:r>
      <w:proofErr w:type="spellStart"/>
      <w:r w:rsidRPr="00E945E9">
        <w:rPr>
          <w:sz w:val="18"/>
          <w:szCs w:val="18"/>
        </w:rPr>
        <w:t>TjPrire_c</w:t>
      </w:r>
      <w:proofErr w:type="spellEnd"/>
      <w:r w:rsidRPr="00E945E9">
        <w:rPr>
          <w:sz w:val="18"/>
          <w:szCs w:val="18"/>
        </w:rPr>
        <w:t xml:space="preserve">) to reduce multicollinearity. Model 7 adds process-level structural controls: </w:t>
      </w:r>
      <w:proofErr w:type="spellStart"/>
      <w:r w:rsidRPr="00E945E9">
        <w:rPr>
          <w:sz w:val="18"/>
          <w:szCs w:val="18"/>
        </w:rPr>
        <w:t>Is_Local</w:t>
      </w:r>
      <w:proofErr w:type="spellEnd"/>
      <w:r w:rsidRPr="00E945E9">
        <w:rPr>
          <w:sz w:val="18"/>
          <w:szCs w:val="18"/>
        </w:rPr>
        <w:t xml:space="preserve"> (community-level vs. national process) and </w:t>
      </w:r>
      <w:proofErr w:type="spellStart"/>
      <w:r w:rsidRPr="00E945E9">
        <w:rPr>
          <w:sz w:val="18"/>
          <w:szCs w:val="18"/>
        </w:rPr>
        <w:t>AgtNrs</w:t>
      </w:r>
      <w:proofErr w:type="spellEnd"/>
      <w:r w:rsidRPr="00E945E9">
        <w:rPr>
          <w:sz w:val="18"/>
          <w:szCs w:val="18"/>
        </w:rPr>
        <w:t xml:space="preserve"> (total number of agreements in the process).</w:t>
      </w:r>
      <w:r w:rsidR="00A61D88">
        <w:rPr>
          <w:sz w:val="18"/>
          <w:szCs w:val="18"/>
        </w:rPr>
        <w:t xml:space="preserve"> </w:t>
      </w:r>
    </w:p>
    <w:p w14:paraId="5050B3B0" w14:textId="77777777" w:rsidR="002E4F35" w:rsidRPr="002E4F35" w:rsidRDefault="002E4F35" w:rsidP="002E4F35">
      <w:pPr>
        <w:bidi w:val="0"/>
        <w:spacing w:line="360" w:lineRule="auto"/>
        <w:rPr>
          <w:sz w:val="24"/>
          <w:szCs w:val="24"/>
        </w:rPr>
      </w:pPr>
      <w:r w:rsidRPr="002E4F35">
        <w:rPr>
          <w:sz w:val="24"/>
          <w:szCs w:val="24"/>
        </w:rPr>
        <w:t xml:space="preserve">The results provide differential support for the four hypotheses. Hypothesis 4 (H4: Mechanisms for dealing with the past predict comprehensive settlement) receives strong and consistent support. </w:t>
      </w:r>
      <w:proofErr w:type="spellStart"/>
      <w:r w:rsidRPr="002E4F35">
        <w:rPr>
          <w:sz w:val="24"/>
          <w:szCs w:val="24"/>
        </w:rPr>
        <w:t>TjMech</w:t>
      </w:r>
      <w:proofErr w:type="spellEnd"/>
      <w:r w:rsidRPr="002E4F35">
        <w:rPr>
          <w:sz w:val="24"/>
          <w:szCs w:val="24"/>
        </w:rPr>
        <w:t xml:space="preserve"> is positively and significantly associated with reaching comprehensive agreement in every model specification where it appears: the bivariate model (B = 0.646, p &lt; .05), the multivariable model controlling for other TJ provisions (B = 0.481, p &lt; .05), and the fully specified model with interaction term and controls (B = 0.487, p &lt; .05). The coefficient in Model 1 indicates that a one-unit increase in </w:t>
      </w:r>
      <w:proofErr w:type="spellStart"/>
      <w:r w:rsidRPr="002E4F35">
        <w:rPr>
          <w:sz w:val="24"/>
          <w:szCs w:val="24"/>
        </w:rPr>
        <w:t>TjMech</w:t>
      </w:r>
      <w:proofErr w:type="spellEnd"/>
      <w:r w:rsidRPr="002E4F35">
        <w:rPr>
          <w:sz w:val="24"/>
          <w:szCs w:val="24"/>
        </w:rPr>
        <w:t xml:space="preserve"> is associated with approximately 91% higher odds of reaching comprehensive agreement (</w:t>
      </w:r>
      <w:proofErr w:type="gramStart"/>
      <w:r w:rsidRPr="002E4F35">
        <w:rPr>
          <w:sz w:val="24"/>
          <w:szCs w:val="24"/>
        </w:rPr>
        <w:t>exp(</w:t>
      </w:r>
      <w:proofErr w:type="gramEnd"/>
      <w:r w:rsidRPr="002E4F35">
        <w:rPr>
          <w:sz w:val="24"/>
          <w:szCs w:val="24"/>
        </w:rPr>
        <w:t xml:space="preserve">0.646) = 1.91). Even after </w:t>
      </w:r>
      <w:proofErr w:type="gramStart"/>
      <w:r w:rsidRPr="002E4F35">
        <w:rPr>
          <w:sz w:val="24"/>
          <w:szCs w:val="24"/>
        </w:rPr>
        <w:t>controlling for</w:t>
      </w:r>
      <w:proofErr w:type="gramEnd"/>
      <w:r w:rsidRPr="002E4F35">
        <w:rPr>
          <w:sz w:val="24"/>
          <w:szCs w:val="24"/>
        </w:rPr>
        <w:t xml:space="preserve"> all other factors in Model 7, </w:t>
      </w:r>
      <w:proofErr w:type="spellStart"/>
      <w:r w:rsidRPr="002E4F35">
        <w:rPr>
          <w:sz w:val="24"/>
          <w:szCs w:val="24"/>
        </w:rPr>
        <w:t>TjMech</w:t>
      </w:r>
      <w:proofErr w:type="spellEnd"/>
      <w:r w:rsidRPr="002E4F35">
        <w:rPr>
          <w:sz w:val="24"/>
          <w:szCs w:val="24"/>
        </w:rPr>
        <w:t xml:space="preserve"> remains the only TJ provision with a </w:t>
      </w:r>
      <w:proofErr w:type="gramStart"/>
      <w:r w:rsidRPr="002E4F35">
        <w:rPr>
          <w:sz w:val="24"/>
          <w:szCs w:val="24"/>
        </w:rPr>
        <w:t>significant</w:t>
      </w:r>
      <w:proofErr w:type="gramEnd"/>
      <w:r w:rsidRPr="002E4F35">
        <w:rPr>
          <w:sz w:val="24"/>
          <w:szCs w:val="24"/>
        </w:rPr>
        <w:t xml:space="preserve"> independent association</w:t>
      </w:r>
      <w:r w:rsidRPr="002E4F35">
        <w:rPr>
          <w:sz w:val="24"/>
          <w:szCs w:val="24"/>
          <w:rtl/>
        </w:rPr>
        <w:t>.</w:t>
      </w:r>
    </w:p>
    <w:p w14:paraId="430A4C17" w14:textId="77777777" w:rsidR="002E4F35" w:rsidRPr="002E4F35" w:rsidRDefault="002E4F35" w:rsidP="002E4F35">
      <w:pPr>
        <w:bidi w:val="0"/>
        <w:spacing w:line="360" w:lineRule="auto"/>
        <w:rPr>
          <w:sz w:val="24"/>
          <w:szCs w:val="24"/>
        </w:rPr>
      </w:pPr>
      <w:r w:rsidRPr="002E4F35">
        <w:rPr>
          <w:sz w:val="24"/>
          <w:szCs w:val="24"/>
        </w:rPr>
        <w:t xml:space="preserve">Hypotheses 1, 2, and 3 (regarding prisoner release, </w:t>
      </w:r>
      <w:proofErr w:type="gramStart"/>
      <w:r w:rsidRPr="002E4F35">
        <w:rPr>
          <w:sz w:val="24"/>
          <w:szCs w:val="24"/>
        </w:rPr>
        <w:t>victims</w:t>
      </w:r>
      <w:proofErr w:type="gramEnd"/>
      <w:r w:rsidRPr="002E4F35">
        <w:rPr>
          <w:sz w:val="24"/>
          <w:szCs w:val="24"/>
        </w:rPr>
        <w:t xml:space="preserve"> provisions, and reconciliation) receive partial support. In bivariate models, each provision shows a positive and significant association with comprehensive settlement: </w:t>
      </w:r>
      <w:proofErr w:type="spellStart"/>
      <w:r w:rsidRPr="002E4F35">
        <w:rPr>
          <w:sz w:val="24"/>
          <w:szCs w:val="24"/>
        </w:rPr>
        <w:t>TjPrire</w:t>
      </w:r>
      <w:proofErr w:type="spellEnd"/>
      <w:r w:rsidRPr="002E4F35">
        <w:rPr>
          <w:sz w:val="24"/>
          <w:szCs w:val="24"/>
        </w:rPr>
        <w:t xml:space="preserve"> (B = 0.376, p &lt; .05), </w:t>
      </w:r>
      <w:proofErr w:type="spellStart"/>
      <w:r w:rsidRPr="002E4F35">
        <w:rPr>
          <w:sz w:val="24"/>
          <w:szCs w:val="24"/>
        </w:rPr>
        <w:t>TjVic</w:t>
      </w:r>
      <w:proofErr w:type="spellEnd"/>
      <w:r w:rsidRPr="002E4F35">
        <w:rPr>
          <w:sz w:val="24"/>
          <w:szCs w:val="24"/>
        </w:rPr>
        <w:t xml:space="preserve"> (B = 0.477, p &lt; .05), and </w:t>
      </w:r>
      <w:proofErr w:type="spellStart"/>
      <w:r w:rsidRPr="002E4F35">
        <w:rPr>
          <w:sz w:val="24"/>
          <w:szCs w:val="24"/>
        </w:rPr>
        <w:t>TjNR</w:t>
      </w:r>
      <w:proofErr w:type="spellEnd"/>
      <w:r w:rsidRPr="002E4F35">
        <w:rPr>
          <w:sz w:val="24"/>
          <w:szCs w:val="24"/>
        </w:rPr>
        <w:t xml:space="preserve"> (B = 0.614, p &lt; .05). However, when all four provisions are included simultaneously in Model 5, only </w:t>
      </w:r>
      <w:proofErr w:type="spellStart"/>
      <w:r w:rsidRPr="002E4F35">
        <w:rPr>
          <w:sz w:val="24"/>
          <w:szCs w:val="24"/>
        </w:rPr>
        <w:t>TjMech</w:t>
      </w:r>
      <w:proofErr w:type="spellEnd"/>
      <w:r w:rsidRPr="002E4F35">
        <w:rPr>
          <w:sz w:val="24"/>
          <w:szCs w:val="24"/>
        </w:rPr>
        <w:t xml:space="preserve"> retains </w:t>
      </w:r>
      <w:r w:rsidRPr="002E4F35">
        <w:rPr>
          <w:sz w:val="24"/>
          <w:szCs w:val="24"/>
        </w:rPr>
        <w:lastRenderedPageBreak/>
        <w:t xml:space="preserve">statistical significance. The coefficients for </w:t>
      </w:r>
      <w:proofErr w:type="spellStart"/>
      <w:r w:rsidRPr="002E4F35">
        <w:rPr>
          <w:sz w:val="24"/>
          <w:szCs w:val="24"/>
        </w:rPr>
        <w:t>TjPrire</w:t>
      </w:r>
      <w:proofErr w:type="spellEnd"/>
      <w:r w:rsidRPr="002E4F35">
        <w:rPr>
          <w:sz w:val="24"/>
          <w:szCs w:val="24"/>
        </w:rPr>
        <w:t xml:space="preserve">, </w:t>
      </w:r>
      <w:proofErr w:type="spellStart"/>
      <w:r w:rsidRPr="002E4F35">
        <w:rPr>
          <w:sz w:val="24"/>
          <w:szCs w:val="24"/>
        </w:rPr>
        <w:t>TjVic</w:t>
      </w:r>
      <w:proofErr w:type="spellEnd"/>
      <w:r w:rsidRPr="002E4F35">
        <w:rPr>
          <w:sz w:val="24"/>
          <w:szCs w:val="24"/>
        </w:rPr>
        <w:t xml:space="preserve">, and </w:t>
      </w:r>
      <w:proofErr w:type="spellStart"/>
      <w:r w:rsidRPr="002E4F35">
        <w:rPr>
          <w:sz w:val="24"/>
          <w:szCs w:val="24"/>
        </w:rPr>
        <w:t>TjNR</w:t>
      </w:r>
      <w:proofErr w:type="spellEnd"/>
      <w:r w:rsidRPr="002E4F35">
        <w:rPr>
          <w:sz w:val="24"/>
          <w:szCs w:val="24"/>
        </w:rPr>
        <w:t xml:space="preserve"> become non-significant, though they remain positive in direction</w:t>
      </w:r>
      <w:r w:rsidRPr="002E4F35">
        <w:rPr>
          <w:sz w:val="24"/>
          <w:szCs w:val="24"/>
          <w:rtl/>
        </w:rPr>
        <w:t>.</w:t>
      </w:r>
    </w:p>
    <w:p w14:paraId="7D15F06F" w14:textId="77777777" w:rsidR="002E4F35" w:rsidRPr="002E4F35" w:rsidRDefault="002E4F35" w:rsidP="002E4F35">
      <w:pPr>
        <w:bidi w:val="0"/>
        <w:spacing w:line="360" w:lineRule="auto"/>
        <w:rPr>
          <w:sz w:val="24"/>
          <w:szCs w:val="24"/>
        </w:rPr>
      </w:pPr>
      <w:r w:rsidRPr="002E4F35">
        <w:rPr>
          <w:sz w:val="24"/>
          <w:szCs w:val="24"/>
        </w:rPr>
        <w:t xml:space="preserve">This pattern suggests that while these three provisions are individually associated with success, their independent effects are not robust when </w:t>
      </w:r>
      <w:proofErr w:type="spellStart"/>
      <w:r w:rsidRPr="002E4F35">
        <w:rPr>
          <w:sz w:val="24"/>
          <w:szCs w:val="24"/>
        </w:rPr>
        <w:t>TjMech</w:t>
      </w:r>
      <w:proofErr w:type="spellEnd"/>
      <w:r w:rsidRPr="002E4F35">
        <w:rPr>
          <w:sz w:val="24"/>
          <w:szCs w:val="24"/>
        </w:rPr>
        <w:t xml:space="preserve"> is included in the model. Variance Inflation Factor (VIF) diagnostics confirmed that multicollinearity is not a concern (all VIF values &lt; 2), meaning the loss of significance cannot be attributed to inflated standard errors due to correlation among predictors. Rather, the pattern indicates that much of the predictive power of </w:t>
      </w:r>
      <w:proofErr w:type="spellStart"/>
      <w:r w:rsidRPr="002E4F35">
        <w:rPr>
          <w:sz w:val="24"/>
          <w:szCs w:val="24"/>
        </w:rPr>
        <w:t>TjPrire</w:t>
      </w:r>
      <w:proofErr w:type="spellEnd"/>
      <w:r w:rsidRPr="002E4F35">
        <w:rPr>
          <w:sz w:val="24"/>
          <w:szCs w:val="24"/>
        </w:rPr>
        <w:t xml:space="preserve">, </w:t>
      </w:r>
      <w:proofErr w:type="spellStart"/>
      <w:r w:rsidRPr="002E4F35">
        <w:rPr>
          <w:sz w:val="24"/>
          <w:szCs w:val="24"/>
        </w:rPr>
        <w:t>TjVic</w:t>
      </w:r>
      <w:proofErr w:type="spellEnd"/>
      <w:r w:rsidRPr="002E4F35">
        <w:rPr>
          <w:sz w:val="24"/>
          <w:szCs w:val="24"/>
        </w:rPr>
        <w:t xml:space="preserve">, and </w:t>
      </w:r>
      <w:proofErr w:type="spellStart"/>
      <w:r w:rsidRPr="002E4F35">
        <w:rPr>
          <w:sz w:val="24"/>
          <w:szCs w:val="24"/>
        </w:rPr>
        <w:t>TjNR</w:t>
      </w:r>
      <w:proofErr w:type="spellEnd"/>
      <w:r w:rsidRPr="002E4F35">
        <w:rPr>
          <w:sz w:val="24"/>
          <w:szCs w:val="24"/>
        </w:rPr>
        <w:t xml:space="preserve"> overlaps with or operates through </w:t>
      </w:r>
      <w:proofErr w:type="spellStart"/>
      <w:r w:rsidRPr="002E4F35">
        <w:rPr>
          <w:sz w:val="24"/>
          <w:szCs w:val="24"/>
        </w:rPr>
        <w:t>TjMech</w:t>
      </w:r>
      <w:proofErr w:type="spellEnd"/>
      <w:r w:rsidRPr="002E4F35">
        <w:rPr>
          <w:sz w:val="24"/>
          <w:szCs w:val="24"/>
          <w:rtl/>
        </w:rPr>
        <w:t>.</w:t>
      </w:r>
    </w:p>
    <w:p w14:paraId="4DB5C99C" w14:textId="77777777" w:rsidR="002E4F35" w:rsidRPr="002E4F35" w:rsidRDefault="002E4F35" w:rsidP="002E4F35">
      <w:pPr>
        <w:bidi w:val="0"/>
        <w:spacing w:line="360" w:lineRule="auto"/>
        <w:rPr>
          <w:sz w:val="24"/>
          <w:szCs w:val="24"/>
        </w:rPr>
      </w:pPr>
      <w:r w:rsidRPr="002E4F35">
        <w:rPr>
          <w:sz w:val="24"/>
          <w:szCs w:val="24"/>
        </w:rPr>
        <w:t xml:space="preserve">Model 6 tests whether the combination of </w:t>
      </w:r>
      <w:proofErr w:type="spellStart"/>
      <w:r w:rsidRPr="002E4F35">
        <w:rPr>
          <w:sz w:val="24"/>
          <w:szCs w:val="24"/>
        </w:rPr>
        <w:t>TjMech</w:t>
      </w:r>
      <w:proofErr w:type="spellEnd"/>
      <w:r w:rsidRPr="002E4F35">
        <w:rPr>
          <w:sz w:val="24"/>
          <w:szCs w:val="24"/>
        </w:rPr>
        <w:t xml:space="preserve"> and </w:t>
      </w:r>
      <w:proofErr w:type="spellStart"/>
      <w:r w:rsidRPr="002E4F35">
        <w:rPr>
          <w:sz w:val="24"/>
          <w:szCs w:val="24"/>
        </w:rPr>
        <w:t>TjPrire</w:t>
      </w:r>
      <w:proofErr w:type="spellEnd"/>
      <w:r w:rsidRPr="002E4F35">
        <w:rPr>
          <w:sz w:val="24"/>
          <w:szCs w:val="24"/>
        </w:rPr>
        <w:t xml:space="preserve"> has interactive effects beyond their independent contributions. The interaction term is positive but not statistically significant (B = 0.191, p &gt; .05), suggesting that while the Random Forest analysis identified strong interactions between these variables, the linear logistic framework does not detect a significant multiplicative effect</w:t>
      </w:r>
      <w:r w:rsidRPr="002E4F35">
        <w:rPr>
          <w:sz w:val="24"/>
          <w:szCs w:val="24"/>
          <w:rtl/>
        </w:rPr>
        <w:t>.</w:t>
      </w:r>
    </w:p>
    <w:p w14:paraId="09D701EB" w14:textId="77777777" w:rsidR="00A97AE5" w:rsidRDefault="00A97AE5" w:rsidP="00A97AE5">
      <w:pPr>
        <w:bidi w:val="0"/>
        <w:spacing w:line="360" w:lineRule="auto"/>
        <w:rPr>
          <w:sz w:val="24"/>
          <w:szCs w:val="24"/>
        </w:rPr>
      </w:pPr>
      <w:r w:rsidRPr="00A97AE5">
        <w:rPr>
          <w:sz w:val="24"/>
          <w:szCs w:val="24"/>
        </w:rPr>
        <w:t>Model 7 adds control variables to assess whether the association between TJ provisions and comprehensive settlement persists after accounting for process characteristics. Neither Is_Local was excluded from Model 7 due to zero variance (all 150 processes were national/regional scope). AgtNrs (B = -.021, SE = .015, p = .163) is non-significant. TjMech_c remains B = .487 (SE = .196, p &lt; .05). This stability suggests that the association between mechanisms for dealing with the past and comprehensive settlement is not confounded by process scope or complexity.</w:t>
      </w:r>
      <w:proofErr w:type="spellStart"/>
      <w:r w:rsidRPr="00A97AE5">
        <w:rPr>
          <w:sz w:val="24"/>
          <w:szCs w:val="24"/>
        </w:rPr>
      </w:r>
      <w:proofErr w:type="spellEnd"/>
      <w:r w:rsidRPr="00A97AE5">
        <w:rPr>
          <w:sz w:val="24"/>
          <w:szCs w:val="24"/>
        </w:rPr>
      </w:r>
      <w:proofErr w:type="spellStart"/>
      <w:r w:rsidRPr="00A97AE5">
        <w:rPr>
          <w:sz w:val="24"/>
          <w:szCs w:val="24"/>
        </w:rPr>
      </w:r>
      <w:proofErr w:type="spellEnd"/>
      <w:r w:rsidRPr="00A97AE5">
        <w:rPr>
          <w:sz w:val="24"/>
          <w:szCs w:val="24"/>
        </w:rPr>
      </w:r>
      <w:proofErr w:type="spellStart"/>
      <w:r w:rsidRPr="00A97AE5">
        <w:rPr>
          <w:sz w:val="24"/>
          <w:szCs w:val="24"/>
        </w:rPr>
      </w:r>
      <w:proofErr w:type="spellEnd"/>
      <w:r w:rsidRPr="00A97AE5">
        <w:rPr>
          <w:sz w:val="24"/>
          <w:szCs w:val="24"/>
        </w:rPr>
      </w:r>
    </w:p>
    <w:p>
      <w:r>
        <w:rPr>
          <w:b/>
        </w:rPr>
        <w:t xml:space="preserve">Table 2: Robustness Check — Logistic Regression with Contextual Controls (N=150)</w:t>
      </w:r>
    </w:p>
    <w:tbl>
      <w:tblPr>
        <w:tblStyle w:val="TableGrid"/>
        <w:tblW w:type="auto" w:w="0"/>
        <w:tblLook w:firstColumn="1" w:firstRow="1" w:lastColumn="0" w:lastRow="0" w:noHBand="0" w:noVBand="1" w:val="04A0"/>
      </w:tblPr>
      <w:tblGrid>
        <w:gridCol w:w="2769"/>
        <w:gridCol w:w="2769"/>
        <w:gridCol w:w="2769"/>
      </w:tblGrid>
      <w:tr>
        <w:tc>
          <w:tcPr>
            <w:tcW w:type="dxa" w:w="2769"/>
          </w:tcPr>
          <w:p>
            <w:r>
              <w:rPr>
                <w:b/>
              </w:rPr>
              <w:t>Variable</w:t>
            </w:r>
          </w:p>
        </w:tc>
        <w:tc>
          <w:tcPr>
            <w:tcW w:type="dxa" w:w="2769"/>
          </w:tcPr>
          <w:p>
            <w:r>
              <w:rPr>
                <w:b/>
              </w:rPr>
              <w:t>Model 8</w:t>
            </w:r>
          </w:p>
        </w:tc>
        <w:tc>
          <w:tcPr>
            <w:tcW w:type="dxa" w:w="2769"/>
          </w:tcPr>
          <w:p>
            <w:r>
              <w:rPr>
                <w:b/>
              </w:rPr>
              <w:t>Model 9</w:t>
            </w:r>
          </w:p>
        </w:tc>
      </w:tr>
      <w:tr>
        <w:tc>
          <w:tcPr>
            <w:tcW w:type="dxa" w:w="2769"/>
          </w:tcPr>
          <w:p>
            <w:r>
              <w:rPr>
                <w:b w:val="0"/>
              </w:rPr>
              <w:t>TjMech</w:t>
            </w:r>
          </w:p>
        </w:tc>
        <w:tc>
          <w:tcPr>
            <w:tcW w:type="dxa" w:w="2769"/>
          </w:tcPr>
          <w:p>
            <w:r>
              <w:rPr>
                <w:b w:val="0"/>
              </w:rPr>
              <w:t>0.700 (0.187)*</w:t>
            </w:r>
          </w:p>
        </w:tc>
        <w:tc>
          <w:tcPr>
            <w:tcW w:type="dxa" w:w="2769"/>
          </w:tcPr>
          <w:p>
            <w:r>
              <w:rPr>
                <w:b w:val="0"/>
              </w:rPr>
              <w:t>0.556 (0.207)*</w:t>
            </w:r>
          </w:p>
        </w:tc>
      </w:tr>
      <w:tr>
        <w:tc>
          <w:tcPr>
            <w:tcW w:type="dxa" w:w="2769"/>
          </w:tcPr>
          <w:p>
            <w:r>
              <w:rPr>
                <w:b w:val="0"/>
              </w:rPr>
              <w:t>TjVic</w:t>
            </w:r>
          </w:p>
        </w:tc>
        <w:tc>
          <w:tcPr>
            <w:tcW w:type="dxa" w:w="2769"/>
          </w:tcPr>
          <w:p>
            <w:r>
              <w:rPr>
                <w:b w:val="0"/>
              </w:rPr>
            </w:r>
          </w:p>
        </w:tc>
        <w:tc>
          <w:tcPr>
            <w:tcW w:type="dxa" w:w="2769"/>
          </w:tcPr>
          <w:p>
            <w:r>
              <w:rPr>
                <w:b w:val="0"/>
              </w:rPr>
              <w:t>0.165 (0.243)</w:t>
            </w:r>
          </w:p>
        </w:tc>
      </w:tr>
      <w:tr>
        <w:tc>
          <w:tcPr>
            <w:tcW w:type="dxa" w:w="2769"/>
          </w:tcPr>
          <w:p>
            <w:r>
              <w:rPr>
                <w:b w:val="0"/>
              </w:rPr>
              <w:t>TjPrire</w:t>
            </w:r>
          </w:p>
        </w:tc>
        <w:tc>
          <w:tcPr>
            <w:tcW w:type="dxa" w:w="2769"/>
          </w:tcPr>
          <w:p>
            <w:r>
              <w:rPr>
                <w:b w:val="0"/>
              </w:rPr>
            </w:r>
          </w:p>
        </w:tc>
        <w:tc>
          <w:tcPr>
            <w:tcW w:type="dxa" w:w="2769"/>
          </w:tcPr>
          <w:p>
            <w:r>
              <w:rPr>
                <w:b w:val="0"/>
              </w:rPr>
              <w:t>0.123 (0.191)</w:t>
            </w:r>
          </w:p>
        </w:tc>
      </w:tr>
      <w:tr>
        <w:tc>
          <w:tcPr>
            <w:tcW w:type="dxa" w:w="2769"/>
          </w:tcPr>
          <w:p>
            <w:r>
              <w:rPr>
                <w:b w:val="0"/>
              </w:rPr>
              <w:t>TjNR</w:t>
            </w:r>
          </w:p>
        </w:tc>
        <w:tc>
          <w:tcPr>
            <w:tcW w:type="dxa" w:w="2769"/>
          </w:tcPr>
          <w:p>
            <w:r>
              <w:rPr>
                <w:b w:val="0"/>
              </w:rPr>
            </w:r>
          </w:p>
        </w:tc>
        <w:tc>
          <w:tcPr>
            <w:tcW w:type="dxa" w:w="2769"/>
          </w:tcPr>
          <w:p>
            <w:r>
              <w:rPr>
                <w:b w:val="0"/>
              </w:rPr>
              <w:t>0.229 (0.243)</w:t>
            </w:r>
          </w:p>
        </w:tc>
      </w:tr>
      <w:tr>
        <w:tc>
          <w:tcPr>
            <w:tcW w:type="dxa" w:w="2769"/>
          </w:tcPr>
          <w:p>
            <w:r>
              <w:rPr>
                <w:b w:val="0"/>
              </w:rPr>
              <w:t>Conflict_Intensity (z)</w:t>
            </w:r>
          </w:p>
        </w:tc>
        <w:tc>
          <w:tcPr>
            <w:tcW w:type="dxa" w:w="2769"/>
          </w:tcPr>
          <w:p>
            <w:r>
              <w:rPr>
                <w:b w:val="0"/>
              </w:rPr>
              <w:t>-0.240 (0.210)</w:t>
            </w:r>
          </w:p>
        </w:tc>
        <w:tc>
          <w:tcPr>
            <w:tcW w:type="dxa" w:w="2769"/>
          </w:tcPr>
          <w:p>
            <w:r>
              <w:rPr>
                <w:b w:val="0"/>
              </w:rPr>
              <w:t>-0.191 (0.218)</w:t>
            </w:r>
          </w:p>
        </w:tc>
      </w:tr>
      <w:tr>
        <w:tc>
          <w:tcPr>
            <w:tcW w:type="dxa" w:w="2769"/>
          </w:tcPr>
          <w:p>
            <w:r>
              <w:rPr>
                <w:b w:val="0"/>
              </w:rPr>
              <w:t>ThirdParty_Involvement</w:t>
            </w:r>
          </w:p>
        </w:tc>
        <w:tc>
          <w:tcPr>
            <w:tcW w:type="dxa" w:w="2769"/>
          </w:tcPr>
          <w:p>
            <w:r>
              <w:rPr>
                <w:b w:val="0"/>
              </w:rPr>
              <w:t>1.492 (0.469)*</w:t>
            </w:r>
          </w:p>
        </w:tc>
        <w:tc>
          <w:tcPr>
            <w:tcW w:type="dxa" w:w="2769"/>
          </w:tcPr>
          <w:p>
            <w:r>
              <w:rPr>
                <w:b w:val="0"/>
              </w:rPr>
              <w:t>1.354 (0.483)*</w:t>
            </w:r>
          </w:p>
        </w:tc>
      </w:tr>
      <w:tr>
        <w:tc>
          <w:tcPr>
            <w:tcW w:type="dxa" w:w="2769"/>
          </w:tcPr>
          <w:p>
            <w:r>
              <w:rPr>
                <w:b w:val="0"/>
              </w:rPr>
              <w:t>AgtNrs</w:t>
            </w:r>
          </w:p>
        </w:tc>
        <w:tc>
          <w:tcPr>
            <w:tcW w:type="dxa" w:w="2769"/>
          </w:tcPr>
          <w:p>
            <w:r>
              <w:rPr>
                <w:b w:val="0"/>
              </w:rPr>
              <w:t>-0.022 (0.013)</w:t>
            </w:r>
          </w:p>
        </w:tc>
        <w:tc>
          <w:tcPr>
            <w:tcW w:type="dxa" w:w="2769"/>
          </w:tcPr>
          <w:p>
            <w:r>
              <w:rPr>
                <w:b w:val="0"/>
              </w:rPr>
              <w:t>-0.029 (0.016)</w:t>
            </w:r>
          </w:p>
        </w:tc>
      </w:tr>
      <w:tr>
        <w:tc>
          <w:tcPr>
            <w:tcW w:type="dxa" w:w="2769"/>
          </w:tcPr>
          <w:p>
            <w:r>
              <w:rPr>
                <w:b w:val="0"/>
              </w:rPr>
              <w:t>Is_Local</w:t>
            </w:r>
          </w:p>
        </w:tc>
        <w:tc>
          <w:tcPr>
            <w:tcW w:type="dxa" w:w="2769"/>
          </w:tcPr>
          <w:p>
            <w:r>
              <w:rPr>
                <w:b w:val="0"/>
              </w:rPr>
              <w:t>.077 (.505)</w:t>
            </w:r>
          </w:p>
        </w:tc>
        <w:tc>
          <w:tcPr>
            <w:tcW w:type="dxa" w:w="2769"/>
          </w:tcPr>
          <w:p>
            <w:r>
              <w:rPr>
                <w:b w:val="0"/>
              </w:rPr>
              <w:t>.077 (.505)</w:t>
            </w:r>
          </w:p>
        </w:tc>
      </w:tr>
      <w:tr>
        <w:tc>
          <w:tcPr>
            <w:tcW w:type="dxa" w:w="2769"/>
          </w:tcPr>
          <w:p>
            <w:r>
              <w:rPr>
                <w:b w:val="0"/>
              </w:rPr>
              <w:t>Constant</w:t>
            </w:r>
          </w:p>
        </w:tc>
        <w:tc>
          <w:tcPr>
            <w:tcW w:type="dxa" w:w="2769"/>
          </w:tcPr>
          <w:p>
            <w:r>
              <w:rPr>
                <w:b w:val="0"/>
              </w:rPr>
              <w:t>-1.942 (0.414)*</w:t>
            </w:r>
          </w:p>
        </w:tc>
        <w:tc>
          <w:tcPr>
            <w:tcW w:type="dxa" w:w="2769"/>
          </w:tcPr>
          <w:p>
            <w:r>
              <w:rPr>
                <w:b w:val="0"/>
              </w:rPr>
              <w:t>-2.164 (0.450)*</w:t>
            </w:r>
          </w:p>
        </w:tc>
      </w:tr>
    </w:tbl>
    <w:p>
      <w:r>
        <w:t xml:space="preserve">Note: Values are B (SE). * p&lt;.05. Model 8 includes TjMech plus contextual controls. Model 9 includes all four theorized TJ provisions. ThirdParty_Involvement derived from PA-X v.8 mediation variables. Conflict_Intensity is z-scored UCDP conflict type code.</w:t>
      </w:r>
    </w:p>
    <w:p w14:paraId="2481E905" w14:textId="77777777" w:rsidR="0093339D" w:rsidRPr="0093339D" w:rsidRDefault="0093339D" w:rsidP="0093339D">
      <w:pPr>
        <w:bidi w:val="0"/>
        <w:spacing w:line="360" w:lineRule="auto"/>
        <w:rPr>
          <w:rFonts w:asciiTheme="minorHAnsi" w:hAnsiTheme="minorHAnsi" w:cstheme="minorHAnsi"/>
          <w:sz w:val="24"/>
          <w:szCs w:val="24"/>
        </w:rPr>
      </w:pPr>
      <w:r>
        <w:rPr>
          <w:rFonts w:asciiTheme="minorHAnsi" w:hAnsiTheme="minorHAnsi" w:cstheme="minorHAnsi"/>
          <w:sz w:val="24"/>
          <w:szCs w:val="24"/>
        </w:rPr>
        <w:t>In summary, the logistic regression analysis provides strong empirical support for H4, demonstrating that including mechanisms to deal with the past during partial stages is robustly associated with achieving comprehensive settlement. H1, H2, and H3 receive directional support but lack independent statistical significance in multivariable models, suggesting their effects may be captured by or mediated through the presence of TjMech</w:t>
      </w:r>
      <w:r>
        <w:rPr>
          <w:rFonts w:asciiTheme="minorHAnsi" w:hAnsiTheme="minorHAnsi"/>
          <w:sz w:val="24"/>
          <w:szCs w:val="24"/>
          <w:rtl/>
        </w:rPr>
        <w:t>.</w:t>
      </w:r>
    </w:p>
    <w:p w14:paraId="26D53392" w14:textId="77777777" w:rsidR="002C7580" w:rsidRPr="00A046CD" w:rsidRDefault="00E76AB7" w:rsidP="00AE0FB5">
      <w:pPr>
        <w:bidi w:val="0"/>
        <w:spacing w:line="360" w:lineRule="auto"/>
        <w:rPr>
          <w:rFonts w:asciiTheme="minorHAnsi" w:hAnsiTheme="minorHAnsi" w:cstheme="minorHAnsi"/>
          <w:sz w:val="24"/>
          <w:szCs w:val="24"/>
        </w:rPr>
      </w:pPr>
      <w:r>
        <w:rPr>
          <w:rFonts w:asciiTheme="minorHAnsi" w:hAnsiTheme="minorHAnsi" w:cstheme="minorHAnsi"/>
          <w:b/>
          <w:sz w:val="24"/>
          <w:szCs w:val="24"/>
        </w:rPr>
        <w:br/>
        <w:t>6.Discussion</w:t>
      </w:r>
    </w:p>
    <w:p w14:paraId="5C282358" w14:textId="77777777" w:rsidR="00846412" w:rsidRPr="00846412" w:rsidRDefault="00846412" w:rsidP="00AE0FB5">
      <w:pPr>
        <w:bidi w:val="0"/>
        <w:spacing w:line="360" w:lineRule="auto"/>
        <w:rPr>
          <w:rFonts w:asciiTheme="minorHAnsi" w:hAnsiTheme="minorHAnsi" w:cstheme="minorHAnsi"/>
          <w:b/>
          <w:bCs/>
          <w:i/>
          <w:iCs/>
          <w:sz w:val="24"/>
          <w:szCs w:val="24"/>
        </w:rPr>
      </w:pPr>
      <w:r>
        <w:rPr>
          <w:rFonts w:asciiTheme="minorHAnsi" w:hAnsiTheme="minorHAnsi" w:cstheme="minorHAnsi"/>
          <w:b/>
          <w:bCs/>
          <w:i/>
          <w:iCs/>
          <w:sz w:val="24"/>
          <w:szCs w:val="24"/>
        </w:rPr>
        <w:t>6.1 Summary of Findings and Theoretical Contribution</w:t>
      </w:r>
    </w:p>
    <w:p w14:paraId="0AE0CB1D" w14:textId="77777777" w:rsidR="00846412" w:rsidRDefault="00846412" w:rsidP="00846412">
      <w:pPr>
        <w:bidi w:val="0"/>
        <w:spacing w:line="360" w:lineRule="auto"/>
        <w:rPr>
          <w:rFonts w:asciiTheme="minorHAnsi" w:hAnsiTheme="minorHAnsi" w:cstheme="minorHAnsi"/>
          <w:sz w:val="24"/>
          <w:szCs w:val="24"/>
        </w:rPr>
      </w:pPr>
      <w:r>
        <w:rPr>
          <w:rFonts w:asciiTheme="minorHAnsi" w:hAnsiTheme="minorHAnsi" w:cstheme="minorHAnsi"/>
          <w:sz w:val="24"/>
          <w:szCs w:val="24"/>
        </w:rPr>
        <w:t>This study asked a fundamental question about peace process dynamics: which provisions included during the interim stages of peace negotiations predict whether processes ultimately reach comprehensive settlement? By shifting the unit of analysis from individual agreements to entire peace processes and employing temporal freezing to avoid hindsight bias, we examined how ten transitional justice provisions during partial stages associate with achieving comprehensive agreements. Our analysis of 150 peace processes using both Random Forest and logistic regression produced consistent findings. In the Random Forest analysis, all four theorized provisions occupied the top four ranks (TjMech 0.1378, TjPrire 0.1310, TjVic 0.1297, TjNR 0.1233), with non-theorized provisions ranked lower. In logistic regression, mechanisms for dealing with the past (TjMech) emerged as the most robust independent predictor of success. This finding held across all model specifications, with provisions for truth commissions, historical inquiries, and official acknowledgment showing a consistent positive association with reaching comprehensive settlement.</w:t>
      </w:r>
    </w:p>
    <w:p w14:paraId="6CDCD520" w14:textId="77777777" w:rsidR="00846412" w:rsidRDefault="00846412" w:rsidP="00846412">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Our theoretical expectations (Section 2.3) align closely with the empirical findings. We theorized that mechanisms for dealing with the past would be particularly important because they balance competing demands: establishing accountability without immediate retribution, addressing victim grievances without threatening </w:t>
      </w:r>
      <w:r>
        <w:rPr>
          <w:rFonts w:asciiTheme="minorHAnsi" w:hAnsiTheme="minorHAnsi" w:cstheme="minorHAnsi"/>
          <w:sz w:val="24"/>
          <w:szCs w:val="24"/>
        </w:rPr>
        <w:lastRenderedPageBreak/>
        <w:t>current negotiators, and creating space for truth-telling while maintaining political feasibility. The strong empirical support for Hypothesis 4 across multiple analytical approaches validates this theoretical reasoning. Provisions for prisoner release (H1), victims (H2), and reconciliation (H3) showed positive associations in bivariate models but lost independent significance when TjMech was included, suggesting these provisions may operate through or in conjunction with deeper mechanisms of truth and accountability rather than as independent drivers of success.</w:t>
      </w:r>
    </w:p>
    <w:p w14:paraId="74ED5C2B" w14:textId="732E3068" w:rsidR="00FA0EAC" w:rsidRDefault="00FA0EAC" w:rsidP="00FA0EAC">
      <w:pPr>
        <w:bidi w:val="0"/>
        <w:spacing w:line="360" w:lineRule="auto"/>
        <w:rPr>
          <w:rFonts w:asciiTheme="minorHAnsi" w:hAnsiTheme="minorHAnsi" w:cstheme="minorHAnsi"/>
          <w:sz w:val="24"/>
          <w:szCs w:val="24"/>
        </w:rPr>
      </w:pPr>
      <w:ins w:id="68" w:author="קפשוק יואב" w:date="2026-05-16T04:55:00Z" w16du:dateUtc="2026-05-16T01:55:00Z">
        <w:r w:rsidRPr="00FA0EAC">
          <w:rPr>
            <w:rFonts w:asciiTheme="minorHAnsi" w:hAnsiTheme="minorHAnsi" w:cstheme="minorHAnsi"/>
            <w:sz w:val="24"/>
            <w:szCs w:val="24"/>
          </w:rPr>
          <w:t xml:space="preserve">These findings require reconciliation with two earlier cross-national studies. Olsen, Payne, and Reiter (2010) demonstrate that combinations of TJ mechanisms outperform single approaches in producing improved post-conflict outcomes. Our finding that </w:t>
        </w:r>
        <w:proofErr w:type="spellStart"/>
        <w:r w:rsidRPr="00FA0EAC">
          <w:rPr>
            <w:rFonts w:asciiTheme="minorHAnsi" w:hAnsiTheme="minorHAnsi" w:cstheme="minorHAnsi"/>
            <w:sz w:val="24"/>
            <w:szCs w:val="24"/>
          </w:rPr>
          <w:t>TjMech</w:t>
        </w:r>
        <w:proofErr w:type="spellEnd"/>
        <w:r w:rsidRPr="00FA0EAC">
          <w:rPr>
            <w:rFonts w:asciiTheme="minorHAnsi" w:hAnsiTheme="minorHAnsi" w:cstheme="minorHAnsi"/>
            <w:sz w:val="24"/>
            <w:szCs w:val="24"/>
          </w:rPr>
          <w:t xml:space="preserve"> is the most robust single predictor is consistent with this logic: processes that include truth mechanisms tend also to include other TJ provisions, meaning </w:t>
        </w:r>
        <w:proofErr w:type="spellStart"/>
        <w:r w:rsidRPr="00FA0EAC">
          <w:rPr>
            <w:rFonts w:asciiTheme="minorHAnsi" w:hAnsiTheme="minorHAnsi" w:cstheme="minorHAnsi"/>
            <w:sz w:val="24"/>
            <w:szCs w:val="24"/>
          </w:rPr>
          <w:t>TjMech</w:t>
        </w:r>
        <w:proofErr w:type="spellEnd"/>
        <w:r w:rsidRPr="00FA0EAC">
          <w:rPr>
            <w:rFonts w:asciiTheme="minorHAnsi" w:hAnsiTheme="minorHAnsi" w:cstheme="minorHAnsi"/>
            <w:sz w:val="24"/>
            <w:szCs w:val="24"/>
          </w:rPr>
          <w:t xml:space="preserve"> may function partly as a proxy for broader TJ engagement. The temporal extension we contribute is distinct — we show that TJ provision during the partial stage predicts whether comprehensive settlement is reached at all, rather than what </w:t>
        </w:r>
        <w:proofErr w:type="gramStart"/>
        <w:r w:rsidRPr="00FA0EAC">
          <w:rPr>
            <w:rFonts w:asciiTheme="minorHAnsi" w:hAnsiTheme="minorHAnsi" w:cstheme="minorHAnsi"/>
            <w:sz w:val="24"/>
            <w:szCs w:val="24"/>
          </w:rPr>
          <w:t>follows after</w:t>
        </w:r>
        <w:proofErr w:type="gramEnd"/>
        <w:r w:rsidRPr="00FA0EAC">
          <w:rPr>
            <w:rFonts w:asciiTheme="minorHAnsi" w:hAnsiTheme="minorHAnsi" w:cstheme="minorHAnsi"/>
            <w:sz w:val="24"/>
            <w:szCs w:val="24"/>
          </w:rPr>
          <w:t xml:space="preserve"> signing. Loyle and Appel (2017) find that truth commissions are more likely to follow negotiated endings than military victories. Our findings are consistent with theirs but address a different question: not whether negotiated processes include truth mechanisms, but whether, among negotiated processes, those that include truth mechanisms in partial agreements are more likely to ultimately succeed. </w:t>
        </w:r>
      </w:ins>
    </w:p>
    <w:p w14:paraId="7E70008A" w14:textId="77777777" w:rsidR="00846412" w:rsidRPr="00846412" w:rsidRDefault="00846412" w:rsidP="00846412">
      <w:pPr>
        <w:bidi w:val="0"/>
        <w:spacing w:line="360" w:lineRule="auto"/>
        <w:rPr>
          <w:rFonts w:asciiTheme="minorHAnsi" w:hAnsiTheme="minorHAnsi" w:cstheme="minorHAnsi"/>
          <w:b/>
          <w:bCs/>
          <w:i/>
          <w:iCs/>
          <w:sz w:val="24"/>
          <w:szCs w:val="24"/>
        </w:rPr>
      </w:pPr>
      <w:r>
        <w:rPr>
          <w:rFonts w:asciiTheme="minorHAnsi" w:hAnsiTheme="minorHAnsi" w:cstheme="minorHAnsi"/>
          <w:b/>
          <w:bCs/>
          <w:i/>
          <w:iCs/>
          <w:sz w:val="24"/>
          <w:szCs w:val="24"/>
        </w:rPr>
        <w:t>6.2 Interpreting the Centrality of Mechanisms for the Past</w:t>
      </w:r>
    </w:p>
    <w:p w14:paraId="29D1B5FB" w14:textId="77777777" w:rsidR="00846412" w:rsidRPr="00846412" w:rsidRDefault="00846412" w:rsidP="00846412">
      <w:pPr>
        <w:bidi w:val="0"/>
        <w:spacing w:line="360" w:lineRule="auto"/>
        <w:rPr>
          <w:rFonts w:asciiTheme="minorHAnsi" w:hAnsiTheme="minorHAnsi" w:cstheme="minorHAnsi"/>
          <w:sz w:val="24"/>
          <w:szCs w:val="24"/>
        </w:rPr>
      </w:pPr>
      <w:r>
        <w:rPr>
          <w:rFonts w:asciiTheme="minorHAnsi" w:hAnsiTheme="minorHAnsi" w:cstheme="minorHAnsi"/>
          <w:sz w:val="24"/>
          <w:szCs w:val="24"/>
        </w:rPr>
        <w:t>Why do mechanisms for dealing with the past emerge as such a strong predictor of comprehensive settlement? The theoretical framework developed in Section 2.3 provides several explanations, and our empirical findings offer quantitative support for these mechanisms.</w:t>
      </w:r>
    </w:p>
    <w:p w14:paraId="6D3F1DCC" w14:textId="77777777" w:rsidR="00846412" w:rsidRPr="00846412" w:rsidRDefault="00846412" w:rsidP="00846412">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First, mechanisms for dealing with the past establish accountability without immediate punishment, making them politically feasible during negotiations while still addressing fundamental demands for justice. Truth commissions and acknowledgment processes signal that impunity will not continue in the post-conflict </w:t>
      </w:r>
      <w:r>
        <w:rPr>
          <w:rFonts w:asciiTheme="minorHAnsi" w:hAnsiTheme="minorHAnsi" w:cstheme="minorHAnsi"/>
          <w:sz w:val="24"/>
          <w:szCs w:val="24"/>
        </w:rPr>
        <w:lastRenderedPageBreak/>
        <w:t xml:space="preserve">order, establishing principles that can facilitate buy-in from multiple constituencies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{"citationID":"pptVbJji","properties":{"formattedCitation":"(Hayner, 2010)","plainCitation":"(Hayner, 2010)","noteIndex":0},"citationItems":[{"id":561,"uris":["http://zotero.org/users/2419647/items/JKA7VCXF"],"itemData":{"id":561,"type":"book","abstract":"In a sweeping review of forty truth commissions, Priscilla Hayner delivers a definitive exploration of the global experience in official truth-seeking after widespread atrocities. When Unspeakable Truths was first published in 2001, it quickly became a classic, helping to define the field of truth commissions and the broader arena of transitional justice. This second edition is fully updated and expanded, covering twenty new commissions formed in the last ten years, analyzing new trends, and offering detailed charts that assess the impact of truth commissions and provide comparative information not previously available.  Placing the increasing number of truth commissions within the broader expansion in transitional justice, Unspeakable Truths surveys key developments and new thinking in reparations, international justice, healing from trauma, and other areas. The book challenges many widely-held assumptions, based on hundreds of interviews and a sweeping review of the literature. This book will help to define how these issues are addressed in the future.","ISBN":"978-1-135-24557-3","language":"en","note":"00000","number-of-pages":"498","publisher":"Routledge","source":"Google Books","title":"Unspeakable Truths: Transitional Justice and the Challenge of Truth Commissions","title-short":"Unspeakable Truths","author":[{"family":"Hayner","given":"Priscilla B."}],"issued":{"date-parts":[["2010",9,13]]}}}],"schema":"https://github.com/citation-style-language/schema/raw/master/csl-citation.json"} </w:instrText>
      </w:r>
      <w:r>
        <w:rPr>
          <w:rFonts w:asciiTheme="minorHAnsi" w:hAnsiTheme="minorHAnsi" w:cstheme="minorHAnsi"/>
          <w:sz w:val="24"/>
          <w:szCs w:val="24"/>
        </w:rPr>
        <w:fldChar w:fldCharType="separate"/>
      </w:r>
      <w:r>
        <w:rPr>
          <w:sz w:val="24"/>
        </w:rPr>
        <w:t>(Hayner, 2010)</w:t>
      </w:r>
      <w:r>
        <w:rPr>
          <w:rFonts w:asciiTheme="minorHAnsi" w:hAnsiTheme="minorHAnsi" w:cstheme="minorHAnsi"/>
          <w:sz w:val="24"/>
          <w:szCs w:val="24"/>
        </w:rPr>
        <w:fldChar w:fldCharType="end"/>
      </w:r>
      <w:r>
        <w:rPr>
          <w:rFonts w:asciiTheme="minorHAnsi" w:hAnsiTheme="minorHAnsi" w:cstheme="minorHAnsi"/>
          <w:sz w:val="24"/>
          <w:szCs w:val="24"/>
        </w:rPr>
        <w:t>. Unlike prosecutions or vetting, which directly threaten current leaders and may provoke spoiling behavior, truth mechanisms allow perpetrators to participate in negotiations without facing immediate legal jeopardy. This characteristic makes them particularly suitable for inclusion during interim stages, when parties are still testing commitment and building trust</w:t>
      </w:r>
      <w:r>
        <w:rPr>
          <w:rFonts w:asciiTheme="minorHAnsi" w:hAnsiTheme="minorHAnsi"/>
          <w:sz w:val="24"/>
          <w:szCs w:val="24"/>
          <w:rtl/>
        </w:rPr>
        <w:t>.</w:t>
      </w:r>
    </w:p>
    <w:p w14:paraId="2966FD1E" w14:textId="77777777" w:rsidR="00846412" w:rsidRPr="00846412" w:rsidRDefault="00846412" w:rsidP="00846412">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Second, these mechanisms serve multiple constituencies simultaneously. They address victims' demands for acknowledgment and recognition, providing a degree of justice even when full retributive measures are not politically feasible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{"citationID":"dPNwonHV","properties":{"formattedCitation":"(Chapman &amp; Ball, 2001)","plainCitation":"(Chapman &amp; Ball, 2001)","noteIndex":0},"citationItems":[{"id":243,"uris":["http://zotero.org/users/2419647/items/DJ8PI395"],"itemData":{"id":243,"type":"article-journal","abstract":"Human Rights Quarterly 23.1 (2001) 1-43","container-title":"Human Rights Quarterly","DOI":"10.1353/hrq.2001.0005","ISSN":"1085-794X","issue":"1","note":"&lt;p&gt;Volume 23, Number 1, February 2001&lt;/p&gt;","page":"1-43","source":"Project MUSE","title":"The Truth of Truth Commissions: Comparative Lessons from Haiti, South Africa, and Guatemala","title-short":"The Truth of Truth Commissions","URL":"https://muse.jhu.edu/journals/human_rights_quarterly/v023/23.1chapman.html","volume":"23","author":[{"family":"Chapman","given":"Audrey R."},{"family":"Ball","given":"Patrick"}],"accessed":{"date-parts":[["2015",5,1]]},"issued":{"date-parts":[["2001"]]}}}],"schema":"https://github.com/citation-style-language/schema/raw/master/csl-citation.json"} </w:instrText>
      </w:r>
      <w:r>
        <w:rPr>
          <w:rFonts w:asciiTheme="minorHAnsi" w:hAnsiTheme="minorHAnsi" w:cstheme="minorHAnsi"/>
          <w:sz w:val="24"/>
          <w:szCs w:val="24"/>
        </w:rPr>
        <w:fldChar w:fldCharType="separate"/>
      </w:r>
      <w:r>
        <w:rPr>
          <w:sz w:val="24"/>
        </w:rPr>
        <w:t>(Chapman &amp; Ball, 2001)</w:t>
      </w:r>
      <w:r>
        <w:rPr>
          <w:rFonts w:asciiTheme="minorHAnsi" w:hAnsiTheme="minorHAnsi" w:cstheme="minorHAnsi"/>
          <w:sz w:val="24"/>
          <w:szCs w:val="24"/>
        </w:rPr>
        <w:fldChar w:fldCharType="end"/>
      </w:r>
      <w:r>
        <w:rPr>
          <w:rFonts w:asciiTheme="minorHAnsi" w:hAnsiTheme="minorHAnsi" w:cstheme="minorHAnsi"/>
          <w:sz w:val="24"/>
          <w:szCs w:val="24"/>
        </w:rPr>
        <w:t>. They respond to international pressure for accountability by establishing formal processes to document past abuses. They create opportunities for public truth-telling that can help establish shared historical narratives, reducing competing accounts that fuel continued polarization. This multi-constituency appeal may explain why TjMech shows such robust predictive power: processes that successfully navigate the complex political terrain to include these provisions demonstrate capacity for the difficult compromises required for comprehensive settlement</w:t>
      </w:r>
      <w:r>
        <w:rPr>
          <w:rFonts w:asciiTheme="minorHAnsi" w:hAnsiTheme="minorHAnsi"/>
          <w:sz w:val="24"/>
          <w:szCs w:val="24"/>
          <w:rtl/>
        </w:rPr>
        <w:t>.</w:t>
      </w:r>
    </w:p>
    <w:p w14:paraId="6F0931DA" w14:textId="77777777" w:rsidR="00846412" w:rsidRPr="00846412" w:rsidRDefault="00846412" w:rsidP="00846412">
      <w:pPr>
        <w:bidi w:val="0"/>
        <w:spacing w:line="360" w:lineRule="auto"/>
        <w:rPr>
          <w:rFonts w:asciiTheme="minorHAnsi" w:hAnsiTheme="minorHAnsi" w:cstheme="minorHAnsi"/>
          <w:sz w:val="24"/>
          <w:szCs w:val="24"/>
        </w:rPr>
      </w:pPr>
      <w:r>
        <w:rPr>
          <w:rFonts w:asciiTheme="minorHAnsi" w:hAnsiTheme="minorHAnsi" w:cstheme="minorHAnsi"/>
          <w:sz w:val="24"/>
          <w:szCs w:val="24"/>
        </w:rPr>
        <w:t>The Random Forest analysis reinforces this interpretation by identifying strong interactions among the top-ranked provisions. The strongest interaction observed was between mechanisms for the past and prisoner releases, with an average interaction strength of 0.0148. This pattern suggests that truth mechanisms are most effective when combined with confidence-building measures. A process that establishes truth commissions while simultaneously releasing prisoners demonstrates both commitment to accountability and willingness to make tangible concessions. This combination may signal genuine transformation rather than merely tactical positioning, increasing mutual confidence that comprehensive settlement is achievable</w:t>
      </w:r>
      <w:r>
        <w:rPr>
          <w:rFonts w:asciiTheme="minorHAnsi" w:hAnsiTheme="minorHAnsi"/>
          <w:sz w:val="24"/>
          <w:szCs w:val="24"/>
          <w:rtl/>
        </w:rPr>
        <w:t>.</w:t>
      </w:r>
    </w:p>
    <w:p w14:paraId="4ECA5CC0" w14:textId="77777777" w:rsidR="00846412" w:rsidRPr="00846412" w:rsidRDefault="00846412" w:rsidP="00846412">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Moreover, the importance of mechanisms for the past aligns with qualitative evidence from successful peace processes. South Africa's Truth and Reconciliation Commission became an international model partly because it enabled both acknowledgment of past atrocities and political settlement, demonstrating that these goals need not be incompatible. Colombia's comprehensive peace agreement </w:t>
      </w:r>
      <w:r>
        <w:rPr>
          <w:rFonts w:asciiTheme="minorHAnsi" w:hAnsiTheme="minorHAnsi" w:cstheme="minorHAnsi"/>
          <w:sz w:val="24"/>
          <w:szCs w:val="24"/>
        </w:rPr>
        <w:lastRenderedPageBreak/>
        <w:t xml:space="preserve">prominently featured a truth commission and victim participation mechanisms, suggesting these provisions were central to making the broader package politically acceptable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{"citationID":"6kQRzFuP","properties":{"formattedCitation":"(Kapshuk, 2019)","plainCitation":"(Kapshuk, 2019)","noteIndex":0},"citationItems":[{"id":933,"uris":["http://zotero.org/users/2419647/items/66242WWC"],"itemData":{"id":933,"type":"article-journal","container-title":"Journal of Peacebuilding &amp; Development","issue":"1","page":"73-78","title":"Transitional Justice in the Israeli–Palestinian Negotiations: What Can Be Learned From the Colombian Case?","URL":"https://journals.sagepub.com/doi/full/10.1177/1542316619832682","volume":"14","author":[{"family":"Kapshuk","given":"Yoav"}],"accessed":{"date-parts":[["2020",7,25]]},"issued":{"date-parts":[["2019"]]}}}],"schema":"https://github.com/citation-style-language/schema/raw/master/csl-citation.json"} </w:instrText>
      </w:r>
      <w:r>
        <w:rPr>
          <w:rFonts w:asciiTheme="minorHAnsi" w:hAnsiTheme="minorHAnsi" w:cstheme="minorHAnsi"/>
          <w:sz w:val="24"/>
          <w:szCs w:val="24"/>
        </w:rPr>
        <w:fldChar w:fldCharType="separate"/>
      </w:r>
      <w:r>
        <w:rPr>
          <w:sz w:val="24"/>
        </w:rPr>
        <w:t>(Kapshuk, 2019)</w:t>
      </w:r>
      <w:r>
        <w:rPr>
          <w:rFonts w:asciiTheme="minorHAnsi" w:hAnsiTheme="minorHAnsi" w:cstheme="minorHAnsi"/>
          <w:sz w:val="24"/>
          <w:szCs w:val="24"/>
        </w:rPr>
        <w:fldChar w:fldCharType="end"/>
      </w:r>
      <w:r>
        <w:rPr>
          <w:rFonts w:asciiTheme="minorHAnsi" w:hAnsiTheme="minorHAnsi" w:cstheme="minorHAnsi"/>
          <w:sz w:val="24"/>
          <w:szCs w:val="24"/>
        </w:rPr>
        <w:t>. Even in cases where formal truth commissions were not established, successful processes often included historical acknowledgment or public recognition of suffering, indicating that addressing the past in some form facilitates rather than impedes settlement</w:t>
      </w:r>
      <w:r>
        <w:rPr>
          <w:rFonts w:asciiTheme="minorHAnsi" w:hAnsiTheme="minorHAnsi"/>
          <w:sz w:val="24"/>
          <w:szCs w:val="24"/>
          <w:rtl/>
        </w:rPr>
        <w:t>.</w:t>
      </w:r>
    </w:p>
    <w:p w14:paraId="44550299" w14:textId="77777777" w:rsidR="00846412" w:rsidRPr="00846412" w:rsidRDefault="00846412" w:rsidP="00846412">
      <w:pPr>
        <w:bidi w:val="0"/>
        <w:spacing w:line="360" w:lineRule="auto"/>
        <w:rPr>
          <w:rFonts w:asciiTheme="minorHAnsi" w:hAnsiTheme="minorHAnsi" w:cstheme="minorHAnsi"/>
          <w:b/>
          <w:bCs/>
          <w:i/>
          <w:iCs/>
          <w:sz w:val="24"/>
          <w:szCs w:val="24"/>
        </w:rPr>
      </w:pPr>
      <w:r>
        <w:rPr>
          <w:rFonts w:asciiTheme="minorHAnsi" w:hAnsiTheme="minorHAnsi" w:cstheme="minorHAnsi"/>
          <w:b/>
          <w:bCs/>
          <w:i/>
          <w:iCs/>
          <w:sz w:val="24"/>
          <w:szCs w:val="24"/>
        </w:rPr>
        <w:t>6.3 The Role of Other TJ Provisions</w:t>
      </w:r>
    </w:p>
    <w:p w14:paraId="0C51810D" w14:textId="77777777" w:rsidR="00846412" w:rsidRDefault="004A5FCC" w:rsidP="00846412">
      <w:pPr>
        <w:bidi w:val="0"/>
        <w:spacing w:line="360" w:lineRule="auto"/>
        <w:rPr>
          <w:rFonts w:asciiTheme="minorHAnsi" w:hAnsiTheme="minorHAnsi" w:cstheme="minorHAnsi"/>
          <w:sz w:val="24"/>
          <w:szCs w:val="24"/>
        </w:rPr>
      </w:pPr>
      <w:r>
        <w:rPr>
          <w:rFonts w:asciiTheme="minorHAnsi" w:hAnsiTheme="minorHAnsi" w:cstheme="minorHAnsi"/>
          <w:sz w:val="24"/>
          <w:szCs w:val="24"/>
        </w:rPr>
        <w:t>While mechanisms for dealing with the past showed the strongest independent association with success, our findings also illuminate the roles of other TJ provisions. Prisoner release (TjPrire), victim provisions (TjVic), and reconciliation measures (TjNR) all showed positive and significant associations with comprehensive settlement in bivariate models, supporting the theoretical expectations developed in Section 2. However, these associations did not remain statistically significant in multivariable models controlling for TjMech.</w:t>
      </w:r>
    </w:p>
    <w:p w14:paraId="2DD07E8E" w14:textId="77777777" w:rsidR="00846412" w:rsidRDefault="004A5FCC" w:rsidP="004A5FCC">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This pattern does not diminish the theoretical or practical importance of these provisions. Rather, it suggests their effects may operate through complementary or interactive pathways with mechanisms for dealing with the past. Prisoner releases function as confidence-building measures that demonstrate good faith and deliver tangible benefits to constituencies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{"citationID":"BfrEw7HR","properties":{"formattedCitation":"(Lehrs, 2015; McEvoy, 1998)","plainCitation":"(Lehrs, 2015; McEvoy, 1998)","noteIndex":0},"citationItems":[{"id":1098,"uris":["http://zotero.org/users/2419647/items/UPXJDAYP"],"itemData":{"id":1098,"type":"article-journal","abstract":"The question of prisoners release in peace processes is a is a sensitive and complex issue that has challenged many conflict areas. Because the prisoners issue is a source of tension and confrontation between disputing sides, any effort to promote a","container-title":"Politika - The Israeli Journal of Political Science &amp;amp; International Relations","language":"en","source":"www.academia.edu","title":"Prisoners Release, Justice and Reconciliation: Between Northern Ireland and Israel/Palestine (Hebrew).","title-short":"&amp;quot;Prisoners Release, Justice and Reconciliation","URL":"https://www.academia.edu/30248038/_Prisoners_Release_Justice_and_Reconciliation_Between_Northern_Ireland_and_Israel_Palestine_Hebrew_","author":[{"family":"Lehrs","given":"Lior"}],"accessed":{"date-parts":[["2023",3,1]]},"issued":{"date-parts":[["2015",1,1]]}}},{"id":183,"uris":["http://zotero.org/users/2419647/items/V2D2ENH7"],"itemData":{"id":183,"type":"article-journal","container-title":"International Criminal Justice Review","DOI":"10.1177/105756779800800103","ISSN":"1057-5677","issue":"1","language":"en","note":"00009","page":"33-60","source":"CrossRef","title":"Prisoner Release and Conflict Resolution: International Lessons for Northern Ireland","title-short":"Prisoner Release and Conflict Resolution","URL":"http://icj.sagepub.com/cgi/doi/10.1177/105756779800800103","volume":"8","author":[{"family":"McEvoy","given":"Kieran"}],"accessed":{"date-parts":[["2015",6,18]]},"issued":{"date-parts":[["1998",5,1]]}}}],"schema":"https://github.com/citation-style-language/schema/raw/master/csl-citation.json"} </w:instrText>
      </w:r>
      <w:r>
        <w:rPr>
          <w:rFonts w:asciiTheme="minorHAnsi" w:hAnsiTheme="minorHAnsi" w:cstheme="minorHAnsi"/>
          <w:sz w:val="24"/>
          <w:szCs w:val="24"/>
        </w:rPr>
        <w:fldChar w:fldCharType="separate"/>
      </w:r>
      <w:r>
        <w:rPr>
          <w:sz w:val="24"/>
        </w:rPr>
        <w:t>(Lehrs, 2015; McEvoy, 1998)</w:t>
      </w:r>
      <w:r>
        <w:rPr>
          <w:rFonts w:asciiTheme="minorHAnsi" w:hAnsiTheme="minorHAnsi" w:cstheme="minorHAnsi"/>
          <w:sz w:val="24"/>
          <w:szCs w:val="24"/>
        </w:rPr>
        <w:fldChar w:fldCharType="end"/>
      </w:r>
      <w:r>
        <w:rPr>
          <w:rFonts w:asciiTheme="minorHAnsi" w:hAnsiTheme="minorHAnsi" w:cstheme="minorHAnsi"/>
          <w:sz w:val="24"/>
          <w:szCs w:val="24"/>
        </w:rPr>
        <w:t>. Their strong showing in Random Forest importance rankings and their interaction with TjMech indicate they play a meaningful role in successful processes. However, their impact may be amplified when situated within a broader framework that includes truth mechanisms and accountability. A prisoner release without any accompanying commitment to address past abuses might be interpreted as mere tactical maneuvering, whereas the same release combined with truth-seeking provisions signals deeper commitment to transformation.</w:t>
      </w:r>
    </w:p>
    <w:p w14:paraId="3293D538" w14:textId="77777777" w:rsidR="00846412" w:rsidRDefault="004A5FCC" w:rsidP="004A5FCC">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Similarly, victim provisions and reconciliation measures address crucial needs for legitimacy-building and social repair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{"citationID":"TQgCiPjK","properties":{"formattedCitation":"(Bar-Tal &amp; Bennink, 2004; Jamar &amp; Bell, 2019)","plainCitation":"(Bar-Tal &amp; Bennink, 2004; Jamar &amp; Bell, 2019)","noteIndex":0},"citationItems":[{"id":1235,"uris":["http://zotero.org/users/2419647/items/5B246F9D"],"itemData":{"id":1235,"type":"chapter","abstract":"Reconciliation is now being considered in the areas of political science and political psychology because of the notion that peacemaking should be looked into with a macrosocietal perspective, thus involving reconciliation among the members of society instead of merely resolving conflict. The formal resolution of conflict usually only involves leaders, undermining the fact that they only account for a small portion of a society and that the members of the society may still be at war with each other. Reconciliation involves modifying motivations, beliefs, and attitudes of the majority, and such activities promote establishing or renewing relations within a group. This chapter looks into the nature of reconciliation as an outcome of a peacemaking and as a process.","container-title":"From Conflict Resolution to Reconciliation","event-place":"New York","ISBN":"978-0-19-516643-9","language":"eng","note":"DOI: 10.1093/acprof:oso/9780195166439.003.0002","publisher":"Oxford University Press","publisher-place":"New York","source":"University Press Scholarship","title":"The Nature of Reconciliation as an Outcome and as a Process","URL":"https://oxford.universitypressscholarship.com/10.1093/acprof:oso/9780195166439.001.0001/acprof-9780195166439-chapter-2","author":[{"family":"Bar-Tal","given":"Daniel"},{"family":"Bennink","given":"Gemma H."}],"accessed":{"date-parts":[["2021",11,3]]},"issued":{"date-parts":[["2004"]]}}},{"id":733,"uris":["http://zotero.org/users/2419647/items/C79GR8CM"],"itemData":{"id":733,"type":"post-weblog","abstract":"Transitional Justice and Peace Negotiations with a Gender Lens Citation: Download report Download the report in Arabic About: This brief sets out a gender and women's rights analysis of transitio","container-title":"Political Settlements Research Programme","language":"en-US","title":"Transitional Justice and Peace Negotiations with a Gender Lens","URL":"http://www.politicalsettlements.org/publications-database/transitional-justice-and-peace-negotiations-with-a-gender-lens/","author":[{"family":"Jamar","given":"A."},{"family":"Bell","given":"C."}],"accessed":{"date-parts":[["2019",9,12]]},"issued":{"date-parts":[["2019"]]}}}],"schema":"https://github.com/citation-style-language/schema/raw/master/csl-citation.json"} </w:instrText>
      </w:r>
      <w:r>
        <w:rPr>
          <w:rFonts w:asciiTheme="minorHAnsi" w:hAnsiTheme="minorHAnsi" w:cstheme="minorHAnsi"/>
          <w:sz w:val="24"/>
          <w:szCs w:val="24"/>
        </w:rPr>
        <w:fldChar w:fldCharType="separate"/>
      </w:r>
      <w:r>
        <w:rPr>
          <w:sz w:val="24"/>
        </w:rPr>
        <w:t>(Bar-Tal &amp; Bennink, 2004; Jamar &amp; Bell, 2019)</w:t>
      </w:r>
      <w:r>
        <w:rPr>
          <w:rFonts w:asciiTheme="minorHAnsi" w:hAnsiTheme="minorHAnsi" w:cstheme="minorHAnsi"/>
          <w:sz w:val="24"/>
          <w:szCs w:val="24"/>
        </w:rPr>
        <w:fldChar w:fldCharType="end"/>
      </w:r>
      <w:r>
        <w:rPr>
          <w:rFonts w:asciiTheme="minorHAnsi" w:hAnsiTheme="minorHAnsi" w:cstheme="minorHAnsi"/>
          <w:sz w:val="24"/>
          <w:szCs w:val="24"/>
        </w:rPr>
        <w:t xml:space="preserve">. The high ranking of these variables in Random Forest analysis and their positive bivariate associations validate their theoretical importance. The strong interaction </w:t>
      </w:r>
      <w:r>
        <w:rPr>
          <w:rFonts w:asciiTheme="minorHAnsi" w:hAnsiTheme="minorHAnsi" w:cstheme="minorHAnsi"/>
          <w:sz w:val="24"/>
          <w:szCs w:val="24"/>
        </w:rPr>
        <w:lastRenderedPageBreak/>
        <w:t>observed between victim provisions (TjVic) and reconciliation (TjNR) suggests these concepts are deeply intertwined in practice: addressing victims' grievances and promoting reconciliation often occur together and may reinforce each other. Processes that include these provisions during interim stages demonstrate attention to both individual justice and collective healing, building the broad-based support necessary for comprehensive settlement.</w:t>
      </w:r>
    </w:p>
    <w:p w14:paraId="6C6791B1" w14:textId="77777777" w:rsidR="004A5FCC" w:rsidRDefault="004A5FCC" w:rsidP="00846412">
      <w:pPr>
        <w:bidi w:val="0"/>
        <w:spacing w:line="360" w:lineRule="auto"/>
        <w:rPr>
          <w:rFonts w:asciiTheme="minorHAnsi" w:hAnsiTheme="minorHAnsi" w:cstheme="minorHAnsi"/>
          <w:sz w:val="24"/>
          <w:szCs w:val="24"/>
        </w:rPr>
      </w:pPr>
      <w:r>
        <w:rPr>
          <w:rFonts w:asciiTheme="minorHAnsi" w:hAnsiTheme="minorHAnsi" w:cstheme="minorHAnsi"/>
          <w:sz w:val="24"/>
          <w:szCs w:val="24"/>
        </w:rPr>
        <w:t>The methodological difference between Random Forest and logistic regression results is itself instructive. Random Forest identified all four theorized provisions as highly important, while logistic regression found only TjMech retained independent significance. This divergence reflects the methods' different strengths: Random Forest can capture complex, non-linear interactions among correlated predictors, while logistic regression isolates linear, independent effects. The pattern suggests that TjPrire, TjVic, and TjNR contribute to process success, but their contributions may be interdependent with or mediated through the establishment of mechanisms to deal with the past. This finding points toward a systems perspective on TJ in peace processes: rather than operating as isolated provisions, different TJ mechanisms may work synergistically, with truth and acknowledgment processes serving as a foundation that enables other provisions to function effectively.</w:t>
      </w:r>
    </w:p>
    <w:p w14:paraId="5C4D3706" w14:textId="77777777" w:rsidR="00C81F93" w:rsidRPr="00C81F93" w:rsidRDefault="00C81F93" w:rsidP="00C81F93">
      <w:pPr>
        <w:bidi w:val="0"/>
        <w:spacing w:line="360" w:lineRule="auto"/>
        <w:rPr>
          <w:rFonts w:asciiTheme="minorHAnsi" w:hAnsiTheme="minorHAnsi" w:cstheme="minorHAnsi"/>
          <w:b/>
          <w:bCs/>
          <w:i/>
          <w:iCs/>
          <w:sz w:val="24"/>
          <w:szCs w:val="24"/>
        </w:rPr>
      </w:pPr>
      <w:r>
        <w:rPr>
          <w:rFonts w:asciiTheme="minorHAnsi" w:hAnsiTheme="minorHAnsi" w:cstheme="minorHAnsi"/>
          <w:b/>
          <w:bCs/>
          <w:i/>
          <w:iCs/>
          <w:sz w:val="24"/>
          <w:szCs w:val="24"/>
        </w:rPr>
        <w:t>6.4 Implications for Theoretical Debates</w:t>
      </w:r>
    </w:p>
    <w:p w14:paraId="1944C79C" w14:textId="77777777" w:rsidR="00C81F93" w:rsidRDefault="00C81F93" w:rsidP="00C81F93">
      <w:pPr>
        <w:bidi w:val="0"/>
        <w:spacing w:line="360" w:lineRule="auto"/>
        <w:rPr>
          <w:rFonts w:asciiTheme="minorHAnsi" w:hAnsiTheme="minorHAnsi" w:cstheme="minorHAnsi"/>
          <w:sz w:val="24"/>
          <w:szCs w:val="24"/>
        </w:rPr>
      </w:pPr>
      <w:r>
        <w:rPr>
          <w:rFonts w:asciiTheme="minorHAnsi" w:hAnsiTheme="minorHAnsi" w:cstheme="minorHAnsi"/>
          <w:sz w:val="24"/>
          <w:szCs w:val="24"/>
        </w:rPr>
        <w:t>Our findings contribute to several ongoing debates in peace process scholarship, offering new insights on questions of justice sequencing, peace versus justice trade-offs, and the design of negotiation processes. For scholars of transitional governance and post-conflict state-building, the finding that truth mechanisms during partial stages predict comprehensive settlement also has implications for sequencing theory: as McAuliffe (2017) argues in his analysis of transitional governance, the institutional and normative frameworks established during transitional stages shape the state-building trajectory that follows — our results suggest that TJ commitments during the negotiation phase may function as an early version of this framing effect.</w:t>
      </w:r>
    </w:p>
    <w:p w14:paraId="7EAA6AC2" w14:textId="77777777" w:rsidR="00C81F93" w:rsidRPr="00C81F93" w:rsidRDefault="00C81F93" w:rsidP="00C81F93">
      <w:pPr>
        <w:bidi w:val="0"/>
        <w:spacing w:line="360" w:lineRule="auto"/>
        <w:rPr>
          <w:rFonts w:asciiTheme="minorHAnsi" w:hAnsiTheme="minorHAnsi" w:cstheme="minorHAnsi"/>
          <w:i/>
          <w:iCs/>
          <w:sz w:val="24"/>
          <w:szCs w:val="24"/>
        </w:rPr>
      </w:pPr>
      <w:r>
        <w:rPr>
          <w:rFonts w:asciiTheme="minorHAnsi" w:hAnsiTheme="minorHAnsi" w:cstheme="minorHAnsi"/>
          <w:i/>
          <w:iCs/>
          <w:sz w:val="24"/>
          <w:szCs w:val="24"/>
        </w:rPr>
        <w:t>The Peace versus Justice Debate</w:t>
      </w:r>
    </w:p>
    <w:p w14:paraId="6ACE926E" w14:textId="77777777" w:rsidR="00C81F93" w:rsidRPr="00C81F93" w:rsidRDefault="00C81F93" w:rsidP="00C81F93">
      <w:pPr>
        <w:bidi w:val="0"/>
        <w:spacing w:line="360" w:lineRule="auto"/>
        <w:rPr>
          <w:rFonts w:asciiTheme="minorHAnsi" w:hAnsiTheme="minorHAnsi" w:cstheme="minorHAnsi"/>
          <w:sz w:val="24"/>
          <w:szCs w:val="24"/>
        </w:rPr>
      </w:pPr>
      <w:r>
        <w:rPr>
          <w:rFonts w:asciiTheme="minorHAnsi" w:hAnsiTheme="minorHAnsi" w:cstheme="minorHAnsi"/>
          <w:sz w:val="24"/>
          <w:szCs w:val="24"/>
        </w:rPr>
        <w:lastRenderedPageBreak/>
        <w:t xml:space="preserve">The relationship between pursuing justice and achieving peace has long been debated, often framed as a fundamental trade-off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{"citationID":"ArKKy1ZI","properties":{"formattedCitation":"(Snyder &amp; Vinjamuri, 2006; Sriram, 2007)","plainCitation":"(Snyder &amp; Vinjamuri, 2006; Sriram, 2007)","noteIndex":0},"citationItems":[{"id":400,"uris":["http://zotero.org/users/2419647/items/MUKEIZWW"],"itemData":{"id":400,"type":"article-journal","note":"00339","source":"Google Scholar","title":"Trials and errors: principle and pragmatism in strategies of international justice","title-short":"Trials and errors","URL":"http://www.mitpressjournals.org/doi/pdf/10.1162/016228803773100066","author":[{"family":"Snyder","given":"Jack"},{"family":"Vinjamuri","given":"Leslie"}],"accessed":{"date-parts":[["2015",6,14]]},"issued":{"date-parts":[["2006"]]}}},{"id":433,"uris":["http://zotero.org/users/2419647/items/R5VII6H2"],"itemData":{"id":433,"type":"article-journal","container-title":"Global Society","DOI":"10.1080/13600820701562843","ISSN":"1360-0826, 1469-798X","issue":"4","language":"en","note":"00058","page":"579-591","source":"CrossRef","title":"Justice as Peace? Liberal Peacebuilding and Strategies of Transitional Justice","title-short":"Justice as Peace?","URL":"http://www.tandfonline.com/doi/abs/10.1080/13600820701562843","volume":"21","author":[{"family":"Sriram","given":"Chandra"}],"accessed":{"date-parts":[["2015",6,14]]},"issued":{"date-parts":[["2007",10]]}}}],"schema":"https://github.com/citation-style-language/schema/raw/master/csl-citation.json"} </w:instrText>
      </w:r>
      <w:r>
        <w:rPr>
          <w:rFonts w:asciiTheme="minorHAnsi" w:hAnsiTheme="minorHAnsi" w:cstheme="minorHAnsi"/>
          <w:sz w:val="24"/>
          <w:szCs w:val="24"/>
        </w:rPr>
        <w:fldChar w:fldCharType="separate"/>
      </w:r>
      <w:r>
        <w:rPr>
          <w:sz w:val="24"/>
        </w:rPr>
        <w:t>(Snyder &amp; Vinjamuri, 2006; Sriram, 2007)</w:t>
      </w:r>
      <w:r>
        <w:rPr>
          <w:rFonts w:asciiTheme="minorHAnsi" w:hAnsiTheme="minorHAnsi" w:cstheme="minorHAnsi"/>
          <w:sz w:val="24"/>
          <w:szCs w:val="24"/>
        </w:rPr>
        <w:fldChar w:fldCharType="end"/>
      </w:r>
      <w:r>
        <w:rPr>
          <w:rFonts w:asciiTheme="minorHAnsi" w:hAnsiTheme="minorHAnsi" w:cstheme="minorHAnsi"/>
          <w:sz w:val="24"/>
          <w:szCs w:val="24"/>
        </w:rPr>
        <w:t xml:space="preserve">. One view holds that raising accountability during negotiations risks hardening positions and prolonging violence, while an opposing perspective argues that sustainable peace requires addressing past abuses, as agreements ignoring justice lack legitimacy and prove vulnerable to unraveling </w:t>
      </w:r>
      <w:r>
        <w:rPr>
          <w:rFonts w:asciiTheme="minorHAnsi" w:hAnsiTheme="minorHAnsi" w:cstheme="minorHAnsi"/>
          <w:sz w:val="24"/>
          <w:szCs w:val="24"/>
        </w:rPr>
        <w:fldChar w:fldCharType="begin"/>
      </w:r>
      <w:r>
        <w:rPr>
          <w:rFonts w:asciiTheme="minorHAnsi" w:hAnsiTheme="minorHAnsi" w:cstheme="minorHAnsi"/>
          <w:sz w:val="24"/>
          <w:szCs w:val="24"/>
        </w:rPr>
        <w:instrText xml:space="preserve"> ADDIN ZOTERO_ITEM CSL_CITATION {"citationID":"0FLWNCzk","properties":{"formattedCitation":"(Olsen et al., 2010)","plainCitation":"(Olsen et al., 2010)","noteIndex":0},"citationItems":[{"id":232,"uris":["http://zotero.org/users/2419647/items/2QV9ZAZ4"],"itemData":{"id":232,"type":"article-journal","abstract":"This article presents a new dataset of transitional justice mechanisms utilized worldwide from 1970—2007. These data complement the growing body of quantitative and comparative analyses of transitional justice. This article summarizes three important contributions made by the dataset. First, it includes five transitional justice mechanisms (trials, truth commissions, amnesties, reparations, and lustration policies), allowing scholars to avoid many of the methodological errors committed by performing single-mechanism studies. Second, it provides an expanded sample, both temporally and geographically, to facilitate greater comparative and policy impact. Third, the dataset enables scholars to analyze transitional justice across a variety of political contexts, including democratic transitions and civil wars. These data illuminate a new set of general trends and patterns in the implementation of transitional justice worldwide. The findings show that countries adopt amnesties more often than other mechanisms. They predominantly grant them in the context of civil war and to opponents of the state, rather than state agents. Courts rarely prosecute those currently in power for human rights violations. In civil war settings, rebels, rather than state actors, face trials. In post-authoritarian settings, courts try former authoritarian actors, but do not address crimes committed by the opposition to authoritarian rule. The dataset also reveals regional patterns of mechanism usage. Trials, lustration policies, and reparations occur most often in Europe. Non-European countries more frequently adopt truth commissions and amnesties than do their European counterparts, with a particularly high number of amnesties granted in Latin America.","container-title":"Journal of Peace Research","DOI":"10.1177/0022343310382205","ISSN":"0022-3433, 1460-3578","issue":"6","journalAbbreviation":"Journal of Peace Research","language":"en","note":"00018","page":"803-809","source":"jpr.sagepub.com","title":"Transitional justice in the world, 1970-2007: Insights from a new dataset","title-short":"Transitional justice in the world, 1970-2007","URL":"http://jpr.sagepub.com/content/47/6/803","volume":"47","author":[{"family":"Olsen","given":"Tricia D."},{"family":"Payne","given":"Leigh A."},{"family":"Reiter","given":"Andrew G."}],"accessed":{"date-parts":[["2015",5,6]]},"issued":{"date-parts":[["2010",11,1]]}}}],"schema":"https://github.com/citation-style-language/schema/raw/master/csl-citation.json"} </w:instrText>
      </w:r>
      <w:r>
        <w:rPr>
          <w:rFonts w:asciiTheme="minorHAnsi" w:hAnsiTheme="minorHAnsi" w:cstheme="minorHAnsi"/>
          <w:sz w:val="24"/>
          <w:szCs w:val="24"/>
        </w:rPr>
        <w:fldChar w:fldCharType="separate"/>
      </w:r>
      <w:r>
        <w:rPr>
          <w:sz w:val="24"/>
        </w:rPr>
        <w:t>(Olsen et al., 2010)</w:t>
      </w:r>
      <w:r>
        <w:rPr>
          <w:rFonts w:asciiTheme="minorHAnsi" w:hAnsiTheme="minorHAnsi" w:cstheme="minorHAnsi"/>
          <w:sz w:val="24"/>
          <w:szCs w:val="24"/>
        </w:rPr>
        <w:fldChar w:fldCharType="end"/>
      </w:r>
      <w:r>
        <w:rPr>
          <w:rFonts w:asciiTheme="minorHAnsi" w:hAnsiTheme="minorHAnsi"/>
          <w:sz w:val="24"/>
          <w:szCs w:val="24"/>
          <w:rtl/>
        </w:rPr>
        <w:t>.</w:t>
      </w:r>
    </w:p>
    <w:p w14:paraId="11D46CD7" w14:textId="77777777" w:rsidR="00C81F93" w:rsidRPr="00C81F93" w:rsidRDefault="00C81F93" w:rsidP="00C81F93">
      <w:pPr>
        <w:bidi w:val="0"/>
        <w:spacing w:line="360" w:lineRule="auto"/>
        <w:rPr>
          <w:rFonts w:asciiTheme="minorHAnsi" w:hAnsiTheme="minorHAnsi" w:cstheme="minorHAnsi"/>
          <w:sz w:val="24"/>
          <w:szCs w:val="24"/>
        </w:rPr>
      </w:pPr>
      <w:r>
        <w:rPr>
          <w:rFonts w:asciiTheme="minorHAnsi" w:hAnsiTheme="minorHAnsi" w:cstheme="minorHAnsi"/>
          <w:sz w:val="24"/>
          <w:szCs w:val="24"/>
        </w:rPr>
        <w:t>Our findings suggest this debate requires more nuanced framing. Rather than a simple trade-off, the relationship appears to depend on which justice mechanisms are employed and when. Mechanisms for dealing with the past show strong positive associations with reaching comprehensive settlement. These provisions establish accountability principles without immediate retribution, addressing demands for justice while maintaining political feasibility during active negotiations. This pattern supports recent scholarship moving beyond the stark trade-off framing to examine conditions under which justice facilitates rather than impedes settlement (Loyle &amp; Appel, 2017)</w:t>
      </w:r>
      <w:r>
        <w:rPr>
          <w:rFonts w:asciiTheme="minorHAnsi" w:hAnsiTheme="minorHAnsi"/>
          <w:sz w:val="24"/>
          <w:szCs w:val="24"/>
          <w:rtl/>
        </w:rPr>
        <w:t>.</w:t>
      </w:r>
    </w:p>
    <w:p w14:paraId="1D6036B8" w14:textId="77777777" w:rsidR="00C81F93" w:rsidRPr="00C81F93" w:rsidRDefault="00C81F93" w:rsidP="00F50260">
      <w:pPr>
        <w:bidi w:val="0"/>
        <w:spacing w:line="360" w:lineRule="auto"/>
        <w:rPr>
          <w:rFonts w:asciiTheme="minorHAnsi" w:hAnsiTheme="minorHAnsi" w:cstheme="minorHAnsi"/>
          <w:sz w:val="24"/>
          <w:szCs w:val="24"/>
        </w:rPr>
      </w:pPr>
      <w:r>
        <w:rPr>
          <w:rFonts w:asciiTheme="minorHAnsi" w:hAnsiTheme="minorHAnsi" w:cstheme="minorHAnsi"/>
          <w:sz w:val="24"/>
          <w:szCs w:val="24"/>
        </w:rPr>
        <w:t>However, not all justice mechanisms show equally strong associations with success. More retributive measures such as vetting and prosecutions showed limited predictive importance, suggesting the relationship may be less about whether to include justice and more about which provisions to include at which stages. The interaction patterns in our analysis indicate that justice provisions function most effectively in combination rather than isolation, with the strong interaction between mechanisms for the past and prisoner releases suggesting that accountability frameworks paired with confidence-building measures may be particularly effective (Olsen et al., 2010)</w:t>
      </w:r>
      <w:r>
        <w:rPr>
          <w:rFonts w:asciiTheme="minorHAnsi" w:hAnsiTheme="minorHAnsi"/>
          <w:sz w:val="24"/>
          <w:szCs w:val="24"/>
          <w:rtl/>
        </w:rPr>
        <w:t>.</w:t>
      </w:r>
    </w:p>
    <w:p w14:paraId="0F1FF6AE" w14:textId="77777777" w:rsidR="00C81F93" w:rsidRPr="00490023" w:rsidRDefault="00490023" w:rsidP="00C81F93">
      <w:pPr>
        <w:bidi w:val="0"/>
        <w:spacing w:line="360" w:lineRule="auto"/>
        <w:rPr>
          <w:rFonts w:asciiTheme="minorHAnsi" w:hAnsiTheme="minorHAnsi" w:cstheme="minorHAnsi"/>
          <w:i/>
          <w:iCs/>
          <w:sz w:val="24"/>
          <w:szCs w:val="24"/>
        </w:rPr>
      </w:pPr>
      <w:r>
        <w:rPr>
          <w:rFonts w:asciiTheme="minorHAnsi" w:hAnsiTheme="minorHAnsi" w:cstheme="minorHAnsi"/>
          <w:i/>
          <w:iCs/>
          <w:sz w:val="24"/>
          <w:szCs w:val="24"/>
        </w:rPr>
        <w:t>Sequencing and Process Design</w:t>
      </w:r>
    </w:p>
    <w:p w14:paraId="58472FC6" w14:textId="4E68DAAA" w:rsidR="00490023" w:rsidRPr="00490023" w:rsidRDefault="005B13B0" w:rsidP="00490023">
      <w:pPr>
        <w:bidi w:val="0"/>
        <w:spacing w:line="360" w:lineRule="auto"/>
        <w:rPr>
          <w:rFonts w:asciiTheme="minorHAnsi" w:hAnsiTheme="minorHAnsi" w:cstheme="minorHAnsi"/>
          <w:sz w:val="24"/>
          <w:szCs w:val="24"/>
        </w:rPr>
      </w:pPr>
      <w:r w:rsidRPr="005B13B0">
        <w:rPr>
          <w:rFonts w:asciiTheme="minorHAnsi" w:hAnsiTheme="minorHAnsi" w:cstheme="minorHAnsi"/>
          <w:sz w:val="24"/>
          <w:szCs w:val="24"/>
        </w:rPr>
        <w:t>Recent scholarship has increasingly emphasized that when issues are addressed may be as important as whether they are addressed, yet empirical evidence on optimal sequencing remains limited (Bell &amp; Wise, 2022).</w:t>
      </w:r>
      <w:r>
        <w:rPr>
          <w:rFonts w:asciiTheme="minorHAnsi" w:hAnsiTheme="minorHAnsi" w:cstheme="minorHAnsi"/>
          <w:sz w:val="24"/>
          <w:szCs w:val="24"/>
        </w:rPr>
        <w:t xml:space="preserve"> </w:t>
      </w:r>
      <w:ins w:id="69" w:author="קפשוק יואב" w:date="2026-05-16T05:00:00Z" w16du:dateUtc="2026-05-16T02:00:00Z">
        <w:r w:rsidRPr="005B13B0">
          <w:rPr>
            <w:rFonts w:asciiTheme="minorHAnsi" w:hAnsiTheme="minorHAnsi" w:cstheme="minorHAnsi"/>
            <w:sz w:val="24"/>
            <w:szCs w:val="24"/>
          </w:rPr>
          <w:t xml:space="preserve">Our findings contribute by identifying which provisions during partial stages predict comprehensive settlement, though this is not itself a sequencing finding. Our approach takes the highest coding </w:t>
        </w:r>
        <w:r w:rsidRPr="005B13B0">
          <w:rPr>
            <w:rFonts w:asciiTheme="minorHAnsi" w:hAnsiTheme="minorHAnsi" w:cstheme="minorHAnsi"/>
            <w:sz w:val="24"/>
            <w:szCs w:val="24"/>
          </w:rPr>
          <w:lastRenderedPageBreak/>
          <w:t>value across all partial-stage agreements, which identifies which TJ provisions appeared during the partial stage but does not preserve information about when within that stage they appeared. We therefore cannot address questions about the order in which provisions were introduced. Our contribution to sequencing debates is accordingly more limited than the original manuscript implied: we identify which provisions predict success, but not when they should appear relative to one another. Full sequencing analysis would require first-appearance coding of each provision along the lines of Dancy and Wiebelhaus-Brahm's (2015) QCA approach, which we leave for future work. The Online Appendix includes a preliminary first-agreement analysis as an initial step toward this goal.</w:t>
        </w:r>
      </w:ins>
    </w:p>
    <w:p w14:paraId="3E00B278" w14:textId="77777777" w:rsidR="00490023" w:rsidRPr="00490023" w:rsidRDefault="00490023" w:rsidP="00490023">
      <w:pPr>
        <w:bidi w:val="0"/>
        <w:spacing w:line="360" w:lineRule="auto"/>
        <w:rPr>
          <w:rFonts w:asciiTheme="minorHAnsi" w:hAnsiTheme="minorHAnsi" w:cstheme="minorHAnsi"/>
          <w:sz w:val="24"/>
          <w:szCs w:val="24"/>
        </w:rPr>
      </w:pPr>
      <w:r>
        <w:rPr>
          <w:rFonts w:asciiTheme="minorHAnsi" w:hAnsiTheme="minorHAnsi" w:cstheme="minorHAnsi"/>
          <w:sz w:val="24"/>
          <w:szCs w:val="24"/>
        </w:rPr>
        <w:t>The strong association between mechanisms for dealing with the past during interim stages and ultimate success suggests that addressing historical grievances early may facilitate rather than complicate progression. This challenges assumptions that difficult justice issues should be deferred. Early inclusion of truth mechanisms may serve crucial functions: signaling genuine commitment to transformation, building legitimacy among affected populations, and establishing accountability principles that make subsequent compromises more acceptable</w:t>
      </w:r>
      <w:r>
        <w:rPr>
          <w:rFonts w:asciiTheme="minorHAnsi" w:hAnsiTheme="minorHAnsi"/>
          <w:sz w:val="24"/>
          <w:szCs w:val="24"/>
          <w:rtl/>
        </w:rPr>
        <w:t>.</w:t>
      </w:r>
    </w:p>
    <w:p w14:paraId="3BCB82E1" w14:textId="77777777" w:rsidR="00C81F93" w:rsidRDefault="00490023" w:rsidP="00490023">
      <w:pPr>
        <w:bidi w:val="0"/>
        <w:spacing w:line="360" w:lineRule="auto"/>
        <w:rPr>
          <w:rFonts w:asciiTheme="minorHAnsi" w:hAnsiTheme="minorHAnsi" w:cstheme="minorHAnsi"/>
          <w:sz w:val="24"/>
          <w:szCs w:val="24"/>
        </w:rPr>
      </w:pPr>
      <w:r>
        <w:rPr>
          <w:rFonts w:asciiTheme="minorHAnsi" w:hAnsiTheme="minorHAnsi" w:cstheme="minorHAnsi"/>
          <w:sz w:val="24"/>
          <w:szCs w:val="24"/>
        </w:rPr>
        <w:t>Our temporal freezing approach proves particularly valuable for sequencing questions by avoiding hindsight bias. Previous research examining sequences after knowing outcomes risks over-attributing significance to patterns in successful cases. Our prospective approach provides more reliable evidence about which interim provisions predict success. Moreover, the interaction patterns suggest sequencing involves not only timing but also combinations of provisions, with truth mechanisms and prisoner releases potentially working synergistically when introduced together.</w:t>
      </w:r>
    </w:p>
    <w:p w14:paraId="0968D10D" w14:textId="77777777" w:rsidR="00C81F93" w:rsidRPr="00655815" w:rsidRDefault="00655815" w:rsidP="00C81F93">
      <w:pPr>
        <w:bidi w:val="0"/>
        <w:spacing w:line="360" w:lineRule="auto"/>
        <w:rPr>
          <w:rFonts w:asciiTheme="minorHAnsi" w:hAnsiTheme="minorHAnsi" w:cstheme="minorHAnsi"/>
          <w:i/>
          <w:iCs/>
          <w:sz w:val="24"/>
          <w:szCs w:val="24"/>
        </w:rPr>
      </w:pPr>
      <w:r>
        <w:rPr>
          <w:rFonts w:asciiTheme="minorHAnsi" w:hAnsiTheme="minorHAnsi" w:cstheme="minorHAnsi"/>
          <w:i/>
          <w:iCs/>
          <w:sz w:val="24"/>
          <w:szCs w:val="24"/>
        </w:rPr>
        <w:t>Contributions to Peace Process Theory</w:t>
      </w:r>
    </w:p>
    <w:p w14:paraId="15289500" w14:textId="77777777" w:rsidR="00655815" w:rsidRPr="00655815" w:rsidRDefault="00655815" w:rsidP="00655815">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Beyond specific debates, our findings contribute to broader theoretical understanding of peace process dynamics. The differential importance of various TJ provisions illuminates mechanisms through which interim agreements facilitate progression to comprehensive settlement. Provisions serving multiple functions simultaneously prove most effective: mechanisms for dealing with the past establish </w:t>
      </w:r>
      <w:r>
        <w:rPr>
          <w:rFonts w:asciiTheme="minorHAnsi" w:hAnsiTheme="minorHAnsi" w:cstheme="minorHAnsi"/>
          <w:sz w:val="24"/>
          <w:szCs w:val="24"/>
        </w:rPr>
        <w:lastRenderedPageBreak/>
        <w:t>accountability, address victim grievances, respond to international pressure, and create opportunities for truth-telling, serving diverse constituencies within a single framework</w:t>
      </w:r>
      <w:r>
        <w:rPr>
          <w:rFonts w:asciiTheme="minorHAnsi" w:hAnsiTheme="minorHAnsi"/>
          <w:sz w:val="24"/>
          <w:szCs w:val="24"/>
          <w:rtl/>
        </w:rPr>
        <w:t>.</w:t>
      </w:r>
    </w:p>
    <w:p w14:paraId="50E8DA18" w14:textId="77777777" w:rsidR="00655815" w:rsidRPr="00655815" w:rsidRDefault="00655815" w:rsidP="00655815">
      <w:pPr>
        <w:bidi w:val="0"/>
        <w:spacing w:line="360" w:lineRule="auto"/>
        <w:rPr>
          <w:rFonts w:asciiTheme="minorHAnsi" w:hAnsiTheme="minorHAnsi" w:cstheme="minorHAnsi"/>
          <w:sz w:val="24"/>
          <w:szCs w:val="24"/>
        </w:rPr>
      </w:pPr>
      <w:r>
        <w:rPr>
          <w:rFonts w:asciiTheme="minorHAnsi" w:hAnsiTheme="minorHAnsi" w:cstheme="minorHAnsi"/>
          <w:sz w:val="24"/>
          <w:szCs w:val="24"/>
        </w:rPr>
        <w:t>This finding points toward a systems perspective on peace process design. Rather than independent factors evaluated individually, effective processes may require careful combination of complementary mechanisms. Truth and acknowledgment provide foundations that enable other provisions to function effectively, with prisoner releases demonstrating good faith and victim provisions building legitimacy. Our results also demonstrate the value of disaggregating broad categories. TJ is not monolithic, different mechanisms serve different functions and may have different effects. This granular approach reveals patterns that broader categorizations might obscure, contributing to more nuanced understanding of effective peace process design</w:t>
      </w:r>
      <w:r>
        <w:rPr>
          <w:rFonts w:asciiTheme="minorHAnsi" w:hAnsiTheme="minorHAnsi"/>
          <w:sz w:val="24"/>
          <w:szCs w:val="24"/>
          <w:rtl/>
        </w:rPr>
        <w:t>.</w:t>
      </w:r>
    </w:p>
    <w:p w14:paraId="1003B44C" w14:textId="77777777" w:rsidR="00C81F93" w:rsidRPr="00C81F93" w:rsidRDefault="00C81F93" w:rsidP="004A5FCC">
      <w:pPr>
        <w:bidi w:val="0"/>
        <w:spacing w:line="360" w:lineRule="auto"/>
        <w:rPr>
          <w:rFonts w:asciiTheme="minorHAnsi" w:hAnsiTheme="minorHAnsi" w:cstheme="minorHAnsi"/>
          <w:b/>
          <w:bCs/>
          <w:i/>
          <w:iCs/>
          <w:sz w:val="24"/>
          <w:szCs w:val="24"/>
        </w:rPr>
      </w:pPr>
      <w:r>
        <w:rPr>
          <w:rFonts w:asciiTheme="minorHAnsi" w:hAnsiTheme="minorHAnsi" w:cstheme="minorHAnsi"/>
          <w:b/>
          <w:bCs/>
          <w:i/>
          <w:iCs/>
          <w:sz w:val="24"/>
          <w:szCs w:val="24"/>
        </w:rPr>
        <w:t>6.5 Limitations and Future Research Directions</w:t>
      </w:r>
    </w:p>
    <w:p w14:paraId="79287876" w14:textId="77777777" w:rsidR="00C81F93" w:rsidRPr="00BF4690" w:rsidRDefault="00BF4690" w:rsidP="00C81F93">
      <w:pPr>
        <w:bidi w:val="0"/>
        <w:spacing w:line="360" w:lineRule="auto"/>
        <w:rPr>
          <w:rFonts w:asciiTheme="minorHAnsi" w:hAnsiTheme="minorHAnsi" w:cstheme="minorHAnsi"/>
          <w:sz w:val="24"/>
          <w:szCs w:val="24"/>
          <w:rtl/>
        </w:rPr>
      </w:pPr>
      <w:r>
        <w:rPr>
          <w:rFonts w:asciiTheme="minorHAnsi" w:hAnsiTheme="minorHAnsi" w:cstheme="minorHAnsi"/>
          <w:sz w:val="24"/>
          <w:szCs w:val="24"/>
        </w:rPr>
        <w:t>While this study makes important theoretical and methodological contributions, several limitations warrant discussion and suggest directions for future research. The primary methodological contribution is the temporal freezing procedure rather than the PP-X reorganization itself. By ensuring that all predictors are derived exclusively from pre-outcome data, this approach offers a transferable solution to hindsight bias in peace process research — applicable to any process-level dataset, not only PA-X.</w:t>
      </w:r>
    </w:p>
    <w:p w14:paraId="20A23131" w14:textId="77777777" w:rsidR="00C81F93" w:rsidRPr="00BF4690" w:rsidRDefault="00BF4690" w:rsidP="00C81F93">
      <w:pPr>
        <w:bidi w:val="0"/>
        <w:spacing w:line="360" w:lineRule="auto"/>
        <w:rPr>
          <w:rFonts w:asciiTheme="minorHAnsi" w:hAnsiTheme="minorHAnsi" w:cstheme="minorHAnsi"/>
          <w:i/>
          <w:iCs/>
          <w:sz w:val="24"/>
          <w:szCs w:val="24"/>
        </w:rPr>
      </w:pPr>
      <w:r>
        <w:rPr>
          <w:rFonts w:asciiTheme="minorHAnsi" w:hAnsiTheme="minorHAnsi" w:cstheme="minorHAnsi"/>
          <w:i/>
          <w:iCs/>
          <w:sz w:val="24"/>
          <w:szCs w:val="24"/>
        </w:rPr>
        <w:t>Endogeneity and Causal Inference</w:t>
      </w:r>
    </w:p>
    <w:p w14:paraId="0945F50D" w14:textId="77777777" w:rsidR="00BF4690" w:rsidRDefault="00BF4690" w:rsidP="00BF4690">
      <w:pPr>
        <w:bidi w:val="0"/>
        <w:spacing w:line="360" w:lineRule="auto"/>
        <w:rPr>
          <w:rFonts w:asciiTheme="minorHAnsi" w:hAnsiTheme="minorHAnsi" w:cstheme="minorHAnsi"/>
          <w:sz w:val="24"/>
          <w:szCs w:val="24"/>
        </w:rPr>
      </w:pPr>
      <w:r>
        <w:rPr>
          <w:rFonts w:asciiTheme="minorHAnsi" w:hAnsiTheme="minorHAnsi" w:cstheme="minorHAnsi"/>
          <w:sz w:val="24"/>
          <w:szCs w:val="24"/>
        </w:rPr>
        <w:t xml:space="preserve">As discussed in Section 5.2, our findings represent robust associations rather than definitive causal effects. The temporal freezing design strengthens causal inference by ensuring predictors reflect only information available before final outcomes were determined, thus avoiding hindsight bias and establishing temporal precedence. However, this design does not fully eliminate endogeneity concerns. Selection bias persists because underlying factors that lead some processes to include TJ provisions during partial stages may also independently predict success. For example, strong international engagement might both encourage early inclusion of truth mechanisms and provide mediation resources that facilitate comprehensive settlement through </w:t>
      </w:r>
      <w:r>
        <w:rPr>
          <w:rFonts w:asciiTheme="minorHAnsi" w:hAnsiTheme="minorHAnsi" w:cstheme="minorHAnsi"/>
          <w:sz w:val="24"/>
          <w:szCs w:val="24"/>
        </w:rPr>
        <w:lastRenderedPageBreak/>
        <w:t>separate pathways. Additionally, reverse causality within stages remains possible if negotiators perceiving positive momentum include more ambitious provisions precisely because they anticipate success</w:t>
      </w:r>
      <w:r>
        <w:rPr>
          <w:rFonts w:asciiTheme="minorHAnsi" w:hAnsiTheme="minorHAnsi"/>
          <w:sz w:val="24"/>
          <w:szCs w:val="24"/>
          <w:rtl/>
        </w:rPr>
        <w:t>.</w:t>
      </w:r>
    </w:p>
    <w:p w14:paraId="28D209DA" w14:textId="77777777" w:rsidR="00C70C4D" w:rsidRPr="00C70C4D" w:rsidRDefault="00C70C4D" w:rsidP="00C70C4D">
      <w:pPr>
        <w:bidi w:val="0"/>
        <w:spacing w:line="360" w:lineRule="auto"/>
        <w:rPr>
          <w:ins w:id="70" w:author="קפשוק יואב" w:date="2026-05-16T05:05:00Z"/>
          <w:rFonts w:asciiTheme="minorHAnsi" w:hAnsiTheme="minorHAnsi" w:cstheme="minorHAnsi"/>
          <w:sz w:val="24"/>
          <w:szCs w:val="24"/>
        </w:rPr>
      </w:pPr>
      <w:ins w:id="71" w:author="קפשוק יואב" w:date="2026-05-16T05:05:00Z">
        <w:r w:rsidRPr="00C70C4D">
          <w:rPr>
            <w:rFonts w:asciiTheme="minorHAnsi" w:hAnsiTheme="minorHAnsi" w:cstheme="minorHAnsi"/>
            <w:sz w:val="24"/>
            <w:szCs w:val="24"/>
          </w:rPr>
          <w:t xml:space="preserve">The literature identifies the balance of power between parties as a theoretically important predictor of peace agreement provision and durability. We use the standardized UCDP conflict type code as the closest available proxy for conflict </w:t>
        </w:r>
        <w:proofErr w:type="gramStart"/>
        <w:r w:rsidRPr="00C70C4D">
          <w:rPr>
            <w:rFonts w:asciiTheme="minorHAnsi" w:hAnsiTheme="minorHAnsi" w:cstheme="minorHAnsi"/>
            <w:sz w:val="24"/>
            <w:szCs w:val="24"/>
          </w:rPr>
          <w:t>severity, and</w:t>
        </w:r>
        <w:proofErr w:type="gramEnd"/>
        <w:r w:rsidRPr="00C70C4D">
          <w:rPr>
            <w:rFonts w:asciiTheme="minorHAnsi" w:hAnsiTheme="minorHAnsi" w:cstheme="minorHAnsi"/>
            <w:sz w:val="24"/>
            <w:szCs w:val="24"/>
          </w:rPr>
          <w:t xml:space="preserve"> note the absence of a direct power-balance measure as a boundary condition on the generalizability of our results.</w:t>
        </w:r>
      </w:ins>
    </w:p>
    <w:p w14:paraId="05A85DD2" w14:textId="77777777" w:rsidR="00C70C4D" w:rsidRPr="00C70C4D" w:rsidRDefault="00C70C4D" w:rsidP="00C70C4D">
      <w:pPr>
        <w:bidi w:val="0"/>
        <w:spacing w:line="360" w:lineRule="auto"/>
        <w:rPr>
          <w:ins w:id="72" w:author="קפשוק יואב" w:date="2026-05-16T05:06:00Z"/>
          <w:rFonts w:asciiTheme="minorHAnsi" w:hAnsiTheme="minorHAnsi" w:cstheme="minorHAnsi"/>
          <w:sz w:val="24"/>
          <w:szCs w:val="24"/>
        </w:rPr>
      </w:pPr>
      <w:ins w:id="73" w:author="קפשוק יואב" w:date="2026-05-16T05:06:00Z">
        <w:r w:rsidRPr="00C70C4D">
          <w:rPr>
            <w:rFonts w:asciiTheme="minorHAnsi" w:hAnsiTheme="minorHAnsi" w:cstheme="minorHAnsi"/>
            <w:sz w:val="24"/>
            <w:szCs w:val="24"/>
          </w:rPr>
          <w:t>As noted in Section 6.4, the highest-coding procedure does not preserve information about the order in which TJ provisions appeared within the partial stage. The Online Appendix reports an exploratory first-agreement analysis testing whether first-agreement inclusion predicted outcomes differently from later inclusion. Results are preliminary and largely inconclusive: directional patterns are consistent with the main findings, but small cell sizes preclude reliable inference. A properly powered sequencing analysis would require dedicated first-appearance coding across all agreements in all processes, which we recommend for future work.</w:t>
        </w:r>
      </w:ins>
    </w:p>
    <w:p w14:paraId="1E7F3ADA" w14:textId="77777777" w:rsidR="00C81F93" w:rsidRDefault="00BF4690" w:rsidP="00BF4690">
      <w:pPr>
        <w:bidi w:val="0"/>
        <w:spacing w:line="360" w:lineRule="auto"/>
        <w:rPr>
          <w:rFonts w:asciiTheme="minorHAnsi" w:hAnsiTheme="minorHAnsi" w:cstheme="minorHAnsi"/>
          <w:sz w:val="24"/>
          <w:szCs w:val="24"/>
        </w:rPr>
      </w:pPr>
      <w:r>
        <w:rPr>
          <w:rFonts w:asciiTheme="minorHAnsi" w:hAnsiTheme="minorHAnsi" w:cstheme="minorHAnsi"/>
          <w:sz w:val="24"/>
          <w:szCs w:val="24"/>
        </w:rPr>
        <w:t>Our control variables, robustness checks, and methodological triangulation partially address these concerns, but future research could strengthen causal inference through several approaches. Instrumental variable designs could identify factors that influence TJ inclusion but do not directly affect process outcomes through other channels. Matching methods could compare processes that included specific TJ provisions with similar processes that did not, controlling for observable characteristics. Qualitative process tracing in selected cases could examine the mechanisms through which TJ provisions influenced negotiations, providing insight into causal pathways that quantitative analysis cannot fully capture. Each approach would complement our findings and help establish whether the associations we identify reflect genuine causal relationships.</w:t>
      </w:r>
    </w:p>
    <w:p w14:paraId="12017F5C" w14:textId="77777777" w:rsidR="002C7580" w:rsidRDefault="00BF4690" w:rsidP="00AE0FB5">
      <w:pPr>
        <w:bidi w:val="0"/>
        <w:spacing w:line="360" w:lineRule="auto"/>
        <w:rPr>
          <w:rFonts w:asciiTheme="minorHAnsi" w:hAnsiTheme="minorHAnsi" w:cstheme="minorHAnsi"/>
          <w:i/>
          <w:iCs/>
          <w:color w:val="222222"/>
          <w:sz w:val="24"/>
          <w:szCs w:val="24"/>
        </w:rPr>
      </w:pPr>
      <w:r>
        <w:rPr>
          <w:rFonts w:asciiTheme="minorHAnsi" w:hAnsiTheme="minorHAnsi" w:cstheme="minorHAnsi"/>
          <w:i/>
          <w:iCs/>
          <w:color w:val="222222"/>
          <w:sz w:val="24"/>
          <w:szCs w:val="24"/>
        </w:rPr>
        <w:t>Defining and Categorizing Peace Processes</w:t>
      </w:r>
    </w:p>
    <w:p w14:paraId="5E7FAECF" w14:textId="77777777" w:rsidR="00BF4690" w:rsidRPr="00BF4690" w:rsidRDefault="00BF4690" w:rsidP="00E74255">
      <w:pPr>
        <w:bidi w:val="0"/>
        <w:spacing w:line="360" w:lineRule="auto"/>
        <w:rPr>
          <w:rFonts w:asciiTheme="minorHAnsi" w:hAnsiTheme="minorHAnsi" w:cstheme="minorHAnsi"/>
          <w:color w:val="222222"/>
          <w:sz w:val="24"/>
          <w:szCs w:val="24"/>
        </w:rPr>
      </w:pPr>
      <w:r>
        <w:rPr>
          <w:rFonts w:asciiTheme="minorHAnsi" w:hAnsiTheme="minorHAnsi" w:cstheme="minorHAnsi"/>
          <w:color w:val="222222"/>
          <w:sz w:val="24"/>
          <w:szCs w:val="24"/>
        </w:rPr>
        <w:t xml:space="preserve">Our analysis inherits the PA-X database's definitions of what constitutes a peace process and how processes are bounded in time. As </w:t>
      </w:r>
      <w:r>
        <w:rPr>
          <w:rFonts w:asciiTheme="minorHAnsi" w:hAnsiTheme="minorHAnsi" w:cstheme="minorHAnsi"/>
          <w:color w:val="222222"/>
          <w:sz w:val="24"/>
          <w:szCs w:val="24"/>
        </w:rPr>
        <w:fldChar w:fldCharType="begin"/>
      </w:r>
      <w:r>
        <w:rPr>
          <w:rFonts w:asciiTheme="minorHAnsi" w:hAnsiTheme="minorHAnsi" w:cstheme="minorHAnsi"/>
          <w:color w:val="222222"/>
          <w:sz w:val="24"/>
          <w:szCs w:val="24"/>
        </w:rPr>
        <w:instrText xml:space="preserve"> ADDIN ZOTERO_ITEM CSL_CITATION {"citationID":"q2aAZtvN","properties":{"formattedCitation":"(Kapshuk, 2021)","plainCitation":"(Kapshuk, 2021)","noteIndex":0},"citationItems":[{"id":982,"uris":["http://zotero.org/users/2419647/items/PANBAXMU"],"itemData":{"id":982,"type":"article-journal","abstract":"Within the field of peace and conflict studies, data-production on peace agreements has rapidly increased. One complicated task for scholars and practitioners alike is understanding the relationships between peace agreements and the relationships between agreements and processes. For example, discerning when an agreement establishes continuity with previous agreements and, thus, belongs to the same peace process or when an agreement signals the start of a new peace process is not straightforward. In this study, I highlight what appears to be a fuzzy boundary for categorizing some disciplinary core concepts which, in turn, can cause our data to be unreliable. As a point of comparison, I investigate how two major peace agreement datasets – UCDP Peace Agreement Dataset and PA-X Peace Agreement Dataset  – associate peace agreements with peace processes and find differences and ambiguities with respect to how they are coded in both databases. As a result of such inconsistencies, analyses drawn from these data can have different outputs and lead to misunderstandings about peace processes. Here, I demonstrate the disciplinary need for clearer principles to effectively associate peace agreements with peace processes and then argue for developing a disciplinary standard for the criteria used to operationalize peace processes. Crucially, a standard method for aggregating agreements into processes will facilitate consistent data production across databases.","container-title":"Peace Economics, Peace Science and Public Policy","DOI":"10.1515/peps-2020-0003","ISSN":"1554-8597","issue":"1","language":"en","note":"publisher: De Gruyter\nsection: Peace Economics, Peace Science and Public Policy","page":"3-27","source":"www.degruyter.com","title":"Conceptual Ambiguity in Coding the Categories of Peace Agreement and Peace Process","URL":"https://www.degruyter.com/document/doi/10.1515/peps-2020-0003/html","volume":"27","author":[{"family":"Kapshuk","given":"Yoav"}],"accessed":{"date-parts":[["2021",3,24]]},"issued":{"date-parts":[["2021",2,1]]}}}],"schema":"https://github.com/citation-style-language/schema/raw/master/csl-citation.json"} </w:instrText>
      </w:r>
      <w:r>
        <w:rPr>
          <w:rFonts w:asciiTheme="minorHAnsi" w:hAnsiTheme="minorHAnsi" w:cstheme="minorHAnsi"/>
          <w:color w:val="222222"/>
          <w:sz w:val="24"/>
          <w:szCs w:val="24"/>
        </w:rPr>
        <w:fldChar w:fldCharType="separate"/>
      </w:r>
      <w:r>
        <w:rPr>
          <w:sz w:val="24"/>
        </w:rPr>
        <w:t>Kapshuk (2021)</w:t>
      </w:r>
      <w:r>
        <w:rPr>
          <w:rFonts w:asciiTheme="minorHAnsi" w:hAnsiTheme="minorHAnsi" w:cstheme="minorHAnsi"/>
          <w:color w:val="222222"/>
          <w:sz w:val="24"/>
          <w:szCs w:val="24"/>
        </w:rPr>
        <w:fldChar w:fldCharType="end"/>
      </w:r>
      <w:r>
        <w:rPr>
          <w:rFonts w:asciiTheme="minorHAnsi" w:hAnsiTheme="minorHAnsi" w:cstheme="minorHAnsi"/>
          <w:color w:val="222222"/>
          <w:sz w:val="24"/>
          <w:szCs w:val="24"/>
        </w:rPr>
        <w:t xml:space="preserve"> discusses, </w:t>
      </w:r>
      <w:r>
        <w:rPr>
          <w:rFonts w:asciiTheme="minorHAnsi" w:hAnsiTheme="minorHAnsi" w:cstheme="minorHAnsi"/>
          <w:color w:val="222222"/>
          <w:sz w:val="24"/>
          <w:szCs w:val="24"/>
        </w:rPr>
        <w:lastRenderedPageBreak/>
        <w:t>defining peace processes involves difficult choices: when does a process begin and end? How should we treat negotiations that resume after breakdown? Should agreements signed long after a comprehensive accord be considered part of the original process or a new one? These definitional ambiguities affect any process-level dataset and may introduce inconsistency in our sample</w:t>
      </w:r>
      <w:r>
        <w:rPr>
          <w:rFonts w:asciiTheme="minorHAnsi" w:hAnsiTheme="minorHAnsi"/>
          <w:color w:val="222222"/>
          <w:sz w:val="24"/>
          <w:szCs w:val="24"/>
          <w:rtl/>
        </w:rPr>
        <w:t>.</w:t>
      </w:r>
    </w:p>
    <w:p w14:paraId="6362127D" w14:textId="77777777" w:rsidR="00BF4690" w:rsidRDefault="00BF4690" w:rsidP="00BF4690">
      <w:pPr>
        <w:bidi w:val="0"/>
        <w:spacing w:line="360" w:lineRule="auto"/>
        <w:rPr>
          <w:rFonts w:asciiTheme="minorHAnsi" w:hAnsiTheme="minorHAnsi" w:cstheme="minorHAnsi"/>
          <w:color w:val="222222"/>
          <w:sz w:val="24"/>
          <w:szCs w:val="24"/>
        </w:rPr>
      </w:pPr>
      <w:r>
        <w:rPr>
          <w:rFonts w:asciiTheme="minorHAnsi" w:hAnsiTheme="minorHAnsi" w:cstheme="minorHAnsi"/>
          <w:color w:val="222222"/>
          <w:sz w:val="24"/>
          <w:szCs w:val="24"/>
        </w:rPr>
        <w:t>To address this variation, we controlled whether processes were local versus national (Is_Local) and excluded partial agreements signed after comprehensive agreements had been reached. However, peace processes remain heterogeneous in structure and trajectory. Some follow relatively linear paths from pre-negotiation through partial to comprehensive stages, while others involve non-linear developments, cycling, or protracted stalemates. Future research could develop typologies of peace processes based on their structural characteristics and temporal patterns, examining whether the factors predicting success differ across process types. For instance, the role of TJ provisions might differ between processes that achieve comprehensive agreements quickly versus those with extended partial phases, or between processes that maintain continuous negotiation versus those with significant interruptions.</w:t>
      </w:r>
    </w:p>
    <w:p w14:paraId="446C36B4" w14:textId="77777777" w:rsidR="007318D0" w:rsidRPr="007318D0" w:rsidRDefault="007318D0" w:rsidP="007318D0">
      <w:pPr>
        <w:bidi w:val="0"/>
        <w:spacing w:line="360" w:lineRule="auto"/>
        <w:rPr>
          <w:rFonts w:asciiTheme="minorHAnsi" w:hAnsiTheme="minorHAnsi" w:cstheme="minorHAnsi"/>
          <w:i/>
          <w:iCs/>
          <w:color w:val="222222"/>
          <w:sz w:val="24"/>
          <w:szCs w:val="24"/>
        </w:rPr>
      </w:pPr>
      <w:r>
        <w:rPr>
          <w:rFonts w:asciiTheme="minorHAnsi" w:hAnsiTheme="minorHAnsi" w:cstheme="minorHAnsi"/>
          <w:i/>
          <w:iCs/>
          <w:color w:val="222222"/>
          <w:sz w:val="24"/>
          <w:szCs w:val="24"/>
        </w:rPr>
        <w:t>Contextual Variation</w:t>
      </w:r>
    </w:p>
    <w:p w14:paraId="067B6372" w14:textId="77777777" w:rsidR="007318D0" w:rsidRPr="007318D0" w:rsidRDefault="007318D0" w:rsidP="007318D0">
      <w:pPr>
        <w:bidi w:val="0"/>
        <w:spacing w:line="360" w:lineRule="auto"/>
        <w:rPr>
          <w:rFonts w:asciiTheme="minorHAnsi" w:hAnsiTheme="minorHAnsi" w:cstheme="minorHAnsi"/>
          <w:color w:val="222222"/>
          <w:sz w:val="24"/>
          <w:szCs w:val="24"/>
        </w:rPr>
      </w:pPr>
      <w:r>
        <w:rPr>
          <w:rFonts w:asciiTheme="minorHAnsi" w:hAnsiTheme="minorHAnsi" w:cstheme="minorHAnsi"/>
          <w:color w:val="222222"/>
          <w:sz w:val="24"/>
          <w:szCs w:val="24"/>
        </w:rPr>
        <w:t>Our sample encompasses peace processes from diverse conflicts including interstate, intrastate, and local disputes with varying causes, intensities, and levels of international involvement. This diversity strengthens generalizability but also means our findings represent average associations across heterogeneous contexts. The relationship between TJ provisions and outcomes may be contingent on contextual factors we could not fully model. High-intensity conflicts with egregious human rights violations might face different dynamics regarding justice provisions than lower-intensity disputes. Processes with strong international involvement might find it easier to include ambitious TJ measures due to external support and pressure. Regional norms and legal frameworks may shape which justice mechanisms are considered legitimate or feasible</w:t>
      </w:r>
      <w:r>
        <w:rPr>
          <w:rFonts w:asciiTheme="minorHAnsi" w:hAnsiTheme="minorHAnsi"/>
          <w:color w:val="222222"/>
          <w:sz w:val="24"/>
          <w:szCs w:val="24"/>
          <w:rtl/>
        </w:rPr>
        <w:t>.</w:t>
      </w:r>
    </w:p>
    <w:p w14:paraId="46A2CDE7" w14:textId="77777777" w:rsidR="007318D0" w:rsidRDefault="007318D0" w:rsidP="007318D0">
      <w:pPr>
        <w:bidi w:val="0"/>
        <w:spacing w:line="360" w:lineRule="auto"/>
        <w:rPr>
          <w:rFonts w:asciiTheme="minorHAnsi" w:hAnsiTheme="minorHAnsi" w:cstheme="minorHAnsi"/>
          <w:color w:val="222222"/>
          <w:sz w:val="24"/>
          <w:szCs w:val="24"/>
        </w:rPr>
      </w:pPr>
      <w:r>
        <w:rPr>
          <w:rFonts w:asciiTheme="minorHAnsi" w:hAnsiTheme="minorHAnsi" w:cstheme="minorHAnsi"/>
          <w:color w:val="222222"/>
          <w:sz w:val="24"/>
          <w:szCs w:val="24"/>
        </w:rPr>
        <w:lastRenderedPageBreak/>
        <w:t>Future research could examine these contingencies through interaction analyses or stratified samples. For example, does the importance of truth mechanisms vary with conflict intensity or international involvement? Are certain TJ provisions more important in particular regional contexts? Do the combinations of provisions that predict success differ between interstate and intrastate conflicts? Addressing these questions would provide more nuanced understanding of when and where different TJ approaches are most effective.</w:t>
      </w:r>
    </w:p>
    <w:p w14:paraId="6EC1E750" w14:textId="77777777" w:rsidR="007B2EFB" w:rsidRPr="007B2EFB" w:rsidRDefault="007B2EFB" w:rsidP="007B2EFB">
      <w:pPr>
        <w:bidi w:val="0"/>
        <w:spacing w:line="360" w:lineRule="auto"/>
        <w:rPr>
          <w:rFonts w:asciiTheme="minorHAnsi" w:hAnsiTheme="minorHAnsi" w:cstheme="minorHAnsi"/>
          <w:i/>
          <w:iCs/>
          <w:color w:val="222222"/>
          <w:sz w:val="24"/>
          <w:szCs w:val="24"/>
        </w:rPr>
      </w:pPr>
      <w:r>
        <w:rPr>
          <w:rFonts w:asciiTheme="minorHAnsi" w:hAnsiTheme="minorHAnsi" w:cstheme="minorHAnsi"/>
          <w:i/>
          <w:iCs/>
          <w:color w:val="222222"/>
          <w:sz w:val="24"/>
          <w:szCs w:val="24"/>
        </w:rPr>
        <w:t>Scope of Provisions Examined</w:t>
      </w:r>
    </w:p>
    <w:p w14:paraId="1FD3E472" w14:textId="77777777" w:rsidR="007B2EFB" w:rsidRPr="007B2EFB" w:rsidRDefault="007B2EFB" w:rsidP="007B2EFB">
      <w:pPr>
        <w:bidi w:val="0"/>
        <w:spacing w:line="360" w:lineRule="auto"/>
        <w:rPr>
          <w:rFonts w:asciiTheme="minorHAnsi" w:hAnsiTheme="minorHAnsi" w:cstheme="minorHAnsi"/>
          <w:color w:val="222222"/>
          <w:sz w:val="24"/>
          <w:szCs w:val="24"/>
        </w:rPr>
      </w:pPr>
      <w:r>
        <w:rPr>
          <w:rFonts w:asciiTheme="minorHAnsi" w:hAnsiTheme="minorHAnsi" w:cstheme="minorHAnsi"/>
          <w:color w:val="222222"/>
          <w:sz w:val="24"/>
          <w:szCs w:val="24"/>
        </w:rPr>
        <w:t>While we examined TJ provisions comprehensively using all available PA-X variables, peace agreements address numerous other issues that influence success. Security arrangements, power-sharing provisions, economic provisions, and inclusion of marginalized groups all play important roles. D’Amico, Sosa, and Melin (2025) provide direct evidence on this point: examining economic provisions specifically, they find that private goods — economic concessions embedded in peace agreements — significantly improve the durability of peace, a finding that complements our TJ-focused results by suggesting that different categories of provisions operate through distinct mechanisms and for distinct purposes. Future research should extend our process-level, temporal freezing approach to these other domains. Which security provisions during interim stages predict comprehensive settlement? How does the sequencing of power-sharing arrangements affect outcomes? Does early inclusion of women or minorities in negotiations predict success? Answering these questions would provide a more complete picture of peace process design and its relationship to outcomes</w:t>
      </w:r>
      <w:r>
        <w:rPr>
          <w:rFonts w:asciiTheme="minorHAnsi" w:hAnsiTheme="minorHAnsi"/>
          <w:color w:val="222222"/>
          <w:sz w:val="24"/>
          <w:szCs w:val="24"/>
          <w:rtl/>
        </w:rPr>
        <w:t>.</w:t>
      </w:r>
    </w:p>
    <w:p w14:paraId="1EEFB0F9" w14:textId="77777777" w:rsidR="007B2EFB" w:rsidRPr="007B2EFB" w:rsidRDefault="007B2EFB" w:rsidP="00C70C4D">
      <w:pPr>
        <w:bidi w:val="0"/>
        <w:spacing w:line="360" w:lineRule="auto"/>
        <w:rPr>
          <w:rFonts w:asciiTheme="minorHAnsi" w:hAnsiTheme="minorHAnsi" w:cstheme="minorHAnsi"/>
          <w:color w:val="222222"/>
          <w:sz w:val="24"/>
          <w:szCs w:val="24"/>
        </w:rPr>
      </w:pPr>
      <w:r>
        <w:rPr>
          <w:rFonts w:asciiTheme="minorHAnsi" w:hAnsiTheme="minorHAnsi" w:cstheme="minorHAnsi"/>
          <w:color w:val="222222"/>
          <w:sz w:val="24"/>
          <w:szCs w:val="24"/>
        </w:rPr>
        <w:t>Moreover, while we focused on whether provisions predict reaching comprehensive agreement, this represents only one measure of success. Future research could examine how interim provisions relate to other outcomes including peace durability, implementation quality, democratic consolidation, and human rights improvements. The provisions that help processes reach comprehensive settlement might differ from those that ensure agreements endure once signed. A complete understanding of effective peace process design requires examining multiple outcome measures across the conflict lifecycle</w:t>
      </w:r>
      <w:r>
        <w:rPr>
          <w:rFonts w:asciiTheme="minorHAnsi" w:hAnsiTheme="minorHAnsi"/>
          <w:color w:val="222222"/>
          <w:sz w:val="24"/>
          <w:szCs w:val="24"/>
          <w:rtl/>
        </w:rPr>
        <w:t>.</w:t>
      </w:r>
    </w:p>
    <w:p w14:paraId="098B698F" w14:textId="77777777" w:rsidR="00C70C4D" w:rsidRPr="000F18A7" w:rsidRDefault="00C70C4D" w:rsidP="00C70C4D">
      <w:pPr>
        <w:bidi w:val="0"/>
        <w:spacing w:line="360" w:lineRule="auto"/>
        <w:rPr>
          <w:ins w:id="74" w:author="קפשוק יואב" w:date="2026-05-16T05:13:00Z" w16du:dateUtc="2026-05-16T02:13:00Z"/>
          <w:rFonts w:asciiTheme="minorHAnsi" w:hAnsiTheme="minorHAnsi" w:cstheme="minorHAnsi"/>
          <w:b/>
          <w:bCs/>
          <w:color w:val="222222"/>
          <w:sz w:val="24"/>
          <w:szCs w:val="24"/>
        </w:rPr>
      </w:pPr>
      <w:ins w:id="75" w:author="קפשוק יואב" w:date="2026-05-16T05:13:00Z" w16du:dateUtc="2026-05-16T02:13:00Z">
        <w:r>
          <w:rPr>
            <w:rFonts w:asciiTheme="minorHAnsi" w:hAnsiTheme="minorHAnsi" w:cstheme="minorHAnsi"/>
            <w:b/>
            <w:bCs/>
            <w:color w:val="222222"/>
            <w:sz w:val="24"/>
            <w:szCs w:val="24"/>
          </w:rPr>
          <w:lastRenderedPageBreak/>
          <w:t>6.6 The Null Finding: Why Amnesties, Courts, and Vetting Do Not Predict Success</w:t>
        </w:r>
      </w:ins>
    </w:p>
    <w:p w14:paraId="6436F716" w14:textId="77777777" w:rsidR="00C70C4D" w:rsidRPr="00C70C4D" w:rsidRDefault="00C70C4D" w:rsidP="00C70C4D">
      <w:pPr>
        <w:bidi w:val="0"/>
        <w:spacing w:before="280" w:after="280" w:line="360" w:lineRule="auto"/>
        <w:rPr>
          <w:ins w:id="76" w:author="קפשוק יואב" w:date="2026-05-16T05:12:00Z" w16du:dateUtc="2026-05-16T02:12:00Z"/>
          <w:rFonts w:asciiTheme="minorHAnsi" w:hAnsiTheme="minorHAnsi" w:cstheme="minorHAnsi"/>
          <w:color w:val="008080"/>
          <w:sz w:val="24"/>
          <w:szCs w:val="24"/>
        </w:rPr>
      </w:pPr>
      <w:ins w:id="77" w:author="קפשוק יואב" w:date="2026-05-16T05:12:00Z" w16du:dateUtc="2026-05-16T02:12:00Z">
        <w:r w:rsidRPr="00C70C4D">
          <w:rPr>
            <w:rFonts w:asciiTheme="minorHAnsi" w:hAnsiTheme="minorHAnsi" w:cstheme="minorHAnsi"/>
            <w:color w:val="008080"/>
            <w:sz w:val="24"/>
            <w:szCs w:val="24"/>
          </w:rPr>
          <w:t xml:space="preserve">Among the most substantively significant findings of this analysis is a null result. </w:t>
        </w:r>
        <w:proofErr w:type="gramStart"/>
        <w:r w:rsidRPr="00C70C4D">
          <w:rPr>
            <w:rFonts w:asciiTheme="minorHAnsi" w:hAnsiTheme="minorHAnsi" w:cstheme="minorHAnsi"/>
            <w:color w:val="008080"/>
            <w:sz w:val="24"/>
            <w:szCs w:val="24"/>
          </w:rPr>
          <w:t>Amnesties</w:t>
        </w:r>
        <w:proofErr w:type="gramEnd"/>
        <w:r w:rsidRPr="00C70C4D">
          <w:rPr>
            <w:rFonts w:asciiTheme="minorHAnsi" w:hAnsiTheme="minorHAnsi" w:cstheme="minorHAnsi"/>
            <w:color w:val="008080"/>
            <w:sz w:val="24"/>
            <w:szCs w:val="24"/>
          </w:rPr>
          <w:t xml:space="preserve"> (</w:t>
        </w:r>
        <w:proofErr w:type="spellStart"/>
        <w:r w:rsidRPr="00C70C4D">
          <w:rPr>
            <w:rFonts w:asciiTheme="minorHAnsi" w:hAnsiTheme="minorHAnsi" w:cstheme="minorHAnsi"/>
            <w:color w:val="008080"/>
            <w:sz w:val="24"/>
            <w:szCs w:val="24"/>
          </w:rPr>
          <w:t>TjAm</w:t>
        </w:r>
        <w:proofErr w:type="spellEnd"/>
        <w:r w:rsidRPr="00C70C4D">
          <w:rPr>
            <w:rFonts w:asciiTheme="minorHAnsi" w:hAnsiTheme="minorHAnsi" w:cstheme="minorHAnsi"/>
            <w:color w:val="008080"/>
            <w:sz w:val="24"/>
            <w:szCs w:val="24"/>
          </w:rPr>
          <w:t>), courts and prosecutions (</w:t>
        </w:r>
        <w:proofErr w:type="spellStart"/>
        <w:r w:rsidRPr="00C70C4D">
          <w:rPr>
            <w:rFonts w:asciiTheme="minorHAnsi" w:hAnsiTheme="minorHAnsi" w:cstheme="minorHAnsi"/>
            <w:color w:val="008080"/>
            <w:sz w:val="24"/>
            <w:szCs w:val="24"/>
          </w:rPr>
          <w:t>TjCou</w:t>
        </w:r>
        <w:proofErr w:type="spellEnd"/>
        <w:r w:rsidRPr="00C70C4D">
          <w:rPr>
            <w:rFonts w:asciiTheme="minorHAnsi" w:hAnsiTheme="minorHAnsi" w:cstheme="minorHAnsi"/>
            <w:color w:val="008080"/>
            <w:sz w:val="24"/>
            <w:szCs w:val="24"/>
          </w:rPr>
          <w:t>), and vetting (</w:t>
        </w:r>
        <w:proofErr w:type="spellStart"/>
        <w:r w:rsidRPr="00C70C4D">
          <w:rPr>
            <w:rFonts w:asciiTheme="minorHAnsi" w:hAnsiTheme="minorHAnsi" w:cstheme="minorHAnsi"/>
            <w:color w:val="008080"/>
            <w:sz w:val="24"/>
            <w:szCs w:val="24"/>
          </w:rPr>
          <w:t>TjVet</w:t>
        </w:r>
        <w:proofErr w:type="spellEnd"/>
        <w:r w:rsidRPr="00C70C4D">
          <w:rPr>
            <w:rFonts w:asciiTheme="minorHAnsi" w:hAnsiTheme="minorHAnsi" w:cstheme="minorHAnsi"/>
            <w:color w:val="008080"/>
            <w:sz w:val="24"/>
            <w:szCs w:val="24"/>
          </w:rPr>
          <w:t>), the three TJ mechanisms most prominent in the peace-versus-justice debate, demonstrate no significant independent association with whether peace processes achieve comprehensive settlement. In the Random Forest analysis, all three rank below the median in variable importance. In logistic regression, none approaches statistical significance across any model specification</w:t>
        </w:r>
        <w:r w:rsidRPr="00C70C4D">
          <w:rPr>
            <w:rFonts w:asciiTheme="minorHAnsi" w:hAnsiTheme="minorHAnsi"/>
            <w:color w:val="008080"/>
            <w:sz w:val="24"/>
            <w:szCs w:val="24"/>
            <w:rtl/>
          </w:rPr>
          <w:t>.</w:t>
        </w:r>
      </w:ins>
    </w:p>
    <w:p w14:paraId="2BB1F00B" w14:textId="77777777" w:rsidR="00C70C4D" w:rsidRPr="00C70C4D" w:rsidRDefault="00C70C4D" w:rsidP="00C70C4D">
      <w:pPr>
        <w:bidi w:val="0"/>
        <w:spacing w:before="280" w:after="280" w:line="360" w:lineRule="auto"/>
        <w:rPr>
          <w:ins w:id="78" w:author="קפשוק יואב" w:date="2026-05-16T05:12:00Z" w16du:dateUtc="2026-05-16T02:12:00Z"/>
          <w:rFonts w:asciiTheme="minorHAnsi" w:hAnsiTheme="minorHAnsi" w:cstheme="minorHAnsi" w:hint="cs"/>
          <w:color w:val="008080"/>
          <w:sz w:val="24"/>
          <w:szCs w:val="24"/>
          <w:rtl/>
        </w:rPr>
      </w:pPr>
      <w:ins w:id="79" w:author="קפשוק יואב" w:date="2026-05-16T05:12:00Z" w16du:dateUtc="2026-05-16T02:12:00Z">
        <w:r w:rsidRPr="00C70C4D">
          <w:rPr>
            <w:rFonts w:asciiTheme="minorHAnsi" w:hAnsiTheme="minorHAnsi" w:cstheme="minorHAnsi"/>
            <w:color w:val="008080"/>
            <w:sz w:val="24"/>
            <w:szCs w:val="24"/>
          </w:rPr>
          <w:t xml:space="preserve">These provisions were not incorporated into the theoretical hypotheses of Section 2.3 because the peace-versus-justice literature characterizes courts and vetting primarily as impediments to negotiation rather than facilitators, while the empirical role of amnesty provisions remains contested. All three were retained in the exploratory Random Forest analysis to assess whether they would exhibit limited predictive power. The null finding substantiates this </w:t>
        </w:r>
        <w:proofErr w:type="gramStart"/>
        <w:r w:rsidRPr="00C70C4D">
          <w:rPr>
            <w:rFonts w:asciiTheme="minorHAnsi" w:hAnsiTheme="minorHAnsi" w:cstheme="minorHAnsi"/>
            <w:color w:val="008080"/>
            <w:sz w:val="24"/>
            <w:szCs w:val="24"/>
          </w:rPr>
          <w:t>expectation, yet</w:t>
        </w:r>
        <w:proofErr w:type="gramEnd"/>
        <w:r w:rsidRPr="00C70C4D">
          <w:rPr>
            <w:rFonts w:asciiTheme="minorHAnsi" w:hAnsiTheme="minorHAnsi" w:cstheme="minorHAnsi"/>
            <w:color w:val="008080"/>
            <w:sz w:val="24"/>
            <w:szCs w:val="24"/>
          </w:rPr>
          <w:t xml:space="preserve"> warrants explicit interpretation</w:t>
        </w:r>
        <w:r w:rsidRPr="00C70C4D">
          <w:rPr>
            <w:rFonts w:asciiTheme="minorHAnsi" w:hAnsiTheme="minorHAnsi"/>
            <w:color w:val="008080"/>
            <w:sz w:val="24"/>
            <w:szCs w:val="24"/>
            <w:rtl/>
          </w:rPr>
          <w:t>.</w:t>
        </w:r>
      </w:ins>
    </w:p>
    <w:p w14:paraId="18BEB754" w14:textId="6452A2CC" w:rsidR="00C70C4D" w:rsidRDefault="00C70C4D" w:rsidP="00C70C4D">
      <w:pPr>
        <w:bidi w:val="0"/>
        <w:spacing w:before="280" w:after="280" w:line="360" w:lineRule="auto"/>
        <w:rPr>
          <w:ins w:id="80" w:author="קפשוק יואב" w:date="2026-05-16T05:11:00Z" w16du:dateUtc="2026-05-16T02:11:00Z"/>
          <w:rFonts w:asciiTheme="minorHAnsi" w:hAnsiTheme="minorHAnsi" w:cstheme="minorHAnsi"/>
          <w:color w:val="008080"/>
          <w:sz w:val="24"/>
          <w:szCs w:val="24"/>
        </w:rPr>
      </w:pPr>
      <w:ins w:id="81" w:author="קפשוק יואב" w:date="2026-05-16T05:12:00Z" w16du:dateUtc="2026-05-16T02:12:00Z">
        <w:r w:rsidRPr="00C70C4D">
          <w:rPr>
            <w:rFonts w:asciiTheme="minorHAnsi" w:hAnsiTheme="minorHAnsi" w:cstheme="minorHAnsi"/>
            <w:color w:val="008080"/>
            <w:sz w:val="24"/>
            <w:szCs w:val="24"/>
          </w:rPr>
          <w:t xml:space="preserve">The result challenges both positions in the peace-versus-justice debate. The absence of a negative association between courts or vetting and process success contradicts the skeptical argument that accountability mechanisms undermine negotiations. The absence of a positive association for </w:t>
        </w:r>
        <w:proofErr w:type="gramStart"/>
        <w:r w:rsidRPr="00C70C4D">
          <w:rPr>
            <w:rFonts w:asciiTheme="minorHAnsi" w:hAnsiTheme="minorHAnsi" w:cstheme="minorHAnsi"/>
            <w:color w:val="008080"/>
            <w:sz w:val="24"/>
            <w:szCs w:val="24"/>
          </w:rPr>
          <w:t>amnesties</w:t>
        </w:r>
        <w:proofErr w:type="gramEnd"/>
        <w:r w:rsidRPr="00C70C4D">
          <w:rPr>
            <w:rFonts w:asciiTheme="minorHAnsi" w:hAnsiTheme="minorHAnsi" w:cstheme="minorHAnsi"/>
            <w:color w:val="008080"/>
            <w:sz w:val="24"/>
            <w:szCs w:val="24"/>
          </w:rPr>
          <w:t xml:space="preserve"> contradicts the argument that impunity provisions are necessary to facilitate agreement. </w:t>
        </w:r>
        <w:proofErr w:type="spellStart"/>
        <w:r w:rsidRPr="00C70C4D">
          <w:rPr>
            <w:rFonts w:asciiTheme="minorHAnsi" w:hAnsiTheme="minorHAnsi" w:cstheme="minorHAnsi"/>
            <w:color w:val="008080"/>
            <w:sz w:val="24"/>
            <w:szCs w:val="24"/>
          </w:rPr>
          <w:t>TjAm</w:t>
        </w:r>
        <w:proofErr w:type="spellEnd"/>
        <w:r w:rsidRPr="00C70C4D">
          <w:rPr>
            <w:rFonts w:asciiTheme="minorHAnsi" w:hAnsiTheme="minorHAnsi" w:cstheme="minorHAnsi"/>
            <w:color w:val="008080"/>
            <w:sz w:val="24"/>
            <w:szCs w:val="24"/>
          </w:rPr>
          <w:t xml:space="preserve"> does exhibit a modest bivariate association with comprehensive settlement (B=0.293, p=.042), but this association is entirely attenuated when </w:t>
        </w:r>
        <w:proofErr w:type="spellStart"/>
        <w:r w:rsidRPr="00C70C4D">
          <w:rPr>
            <w:rFonts w:asciiTheme="minorHAnsi" w:hAnsiTheme="minorHAnsi" w:cstheme="minorHAnsi"/>
            <w:color w:val="008080"/>
            <w:sz w:val="24"/>
            <w:szCs w:val="24"/>
          </w:rPr>
          <w:t>TjMech</w:t>
        </w:r>
        <w:proofErr w:type="spellEnd"/>
        <w:r w:rsidRPr="00C70C4D">
          <w:rPr>
            <w:rFonts w:asciiTheme="minorHAnsi" w:hAnsiTheme="minorHAnsi" w:cstheme="minorHAnsi"/>
            <w:color w:val="008080"/>
            <w:sz w:val="24"/>
            <w:szCs w:val="24"/>
          </w:rPr>
          <w:t xml:space="preserve"> is held constant (B=0.071, p=.697), indicating that amnesty provisions co-occur with broader TJ engagement rather than independently predicting outcomes. The determinative factor for whether processes reach comprehensive settlement appears to be the presence of truth-seeking and acknowledgment mechanisms, not the choice between retributive and amnesiac approaches to justice. This finding is consistent with Olsen et al.'s (2010) conclusion that combinations of mechanisms outperform single approaches. For practitioners, deliberations over amnesty versus prosecution, however consequential for post-agreement legitimacy and human rights, may not constitute </w:t>
        </w:r>
        <w:r w:rsidRPr="00C70C4D">
          <w:rPr>
            <w:rFonts w:asciiTheme="minorHAnsi" w:hAnsiTheme="minorHAnsi" w:cstheme="minorHAnsi"/>
            <w:color w:val="008080"/>
            <w:sz w:val="24"/>
            <w:szCs w:val="24"/>
          </w:rPr>
          <w:lastRenderedPageBreak/>
          <w:t>the primary determinant of negotiation success. The inclusion of truth-seeking provisions in partial agreements is a more robust predictor of process success than the accountability architecture adopted.</w:t>
        </w:r>
      </w:ins>
    </w:p>
    <w:p>
      <w:r>
        <w:t xml:space="preserve">The determinative factor for whether processes reach comprehensive settlement appears to be the presence of truth-seeking and acknowledgment mechanisms, not the choice between retributive and amnesiac approaches to justice. This finding is consistent with Olsen et al.'s (2010) conclusion that combinations of mechanisms outperform single approaches. For practitioners, deliberations over amnesty versus prosecution — however consequential for post-agreement legitimacy and human rights — may not constitute the primary determinant of negotiation success. The inclusion of truth-seeking provisions in partial agreements is a more robust predictor of process success than the accountability architecture adopted.</w:t>
      </w:r>
    </w:p>
    <w:p>
      <w:r>
        <w:t xml:space="preserve">The result challenges both positions in the peace-versus-justice debate. The absence of a negative association between courts or vetting and process success contradicts the skeptical argument that accountability mechanisms undermine negotiations. The absence of a positive association for amnesties contradicts the argument that impunity provisions are necessary to facilitate agreement. TjAm exhibits a modest bivariate association with comprehensive settlement (B = 0.293, p = .042), but this association is entirely attenuated when TjMech is held constant (B = 0.071, p = .697), indicating that amnesty provisions co-occur with broader TJ engagement rather than independently predicting outcomes.</w:t>
      </w:r>
    </w:p>
    <w:p>
      <w:r>
        <w:t xml:space="preserve">These provisions were not incorporated into the theoretical hypotheses of Section 2.3 because the peace-versus-justice literature characterizes courts and vetting primarily as impediments rather than facilitators, while the empirical role of amnesty provisions remains contested. All three were retained in the exploratory Random Forest analysis to assess whether they would exhibit limited predictive power. The null finding substantiates this expectation, yet warrants explicit interpretation.</w:t>
      </w:r>
    </w:p>
    <w:p>
      <w:r>
        <w:t xml:space="preserve">Among the most substantively significant findings of this analysis is a null result. Amnesties (TjAm), courts and prosecutions (TjCou), and vetting (TjVet) — the three TJ mechanisms most prominent in the peace-versus-justice debate — demonstrate no significant independent association with whether peace processes achieve comprehensive settlement. In the Random Forest analysis, all three rank below the median in variable importance. In logistic regression, none approaches statistical significance across any model specification.</w:t>
      </w:r>
    </w:p>
    <w:p>
      <w:r>
        <w:rPr>
          <w:b/>
        </w:rPr>
        <w:t xml:space="preserve">6.6 The Null Finding: Why Amnesties, Courts, and Vetting Do Not Predict Success</w:t>
      </w:r>
    </w:p>
    <w:p w14:paraId="173D6279" w14:textId="77777777" w:rsidR="009E072D" w:rsidRDefault="00000000" w:rsidP="00C70C4D">
      <w:pPr>
        <w:bidi w:val="0"/>
        <w:spacing w:before="280" w:after="280" w:line="360" w:lineRule="auto"/>
        <w:rPr>
          <w:rFonts w:asciiTheme="minorHAnsi" w:hAnsiTheme="minorHAnsi" w:cstheme="minorHAnsi"/>
          <w:b/>
          <w:sz w:val="24"/>
          <w:szCs w:val="24"/>
        </w:rPr>
      </w:pPr>
      <w:r>
        <w:rPr>
          <w:rFonts w:asciiTheme="minorHAnsi" w:hAnsiTheme="minorHAnsi" w:cstheme="minorHAnsi"/>
          <w:b/>
          <w:sz w:val="24"/>
          <w:szCs w:val="24"/>
        </w:rPr>
        <w:t>6.7 Implications for Policy and Practice</w:t>
      </w:r>
    </w:p>
    <w:p w14:paraId="28F777AD" w14:textId="77777777" w:rsidR="000F18A7" w:rsidRPr="000F18A7" w:rsidRDefault="000F18A7" w:rsidP="000F18A7">
      <w:pPr>
        <w:bidi w:val="0"/>
        <w:spacing w:line="360" w:lineRule="auto"/>
        <w:rPr>
          <w:rFonts w:asciiTheme="minorHAnsi" w:hAnsiTheme="minorHAnsi" w:cstheme="minorHAnsi"/>
          <w:color w:val="222222"/>
          <w:sz w:val="24"/>
          <w:szCs w:val="24"/>
        </w:rPr>
      </w:pPr>
      <w:r>
        <w:rPr>
          <w:rFonts w:asciiTheme="minorHAnsi" w:hAnsiTheme="minorHAnsi" w:cstheme="minorHAnsi"/>
          <w:color w:val="222222"/>
          <w:sz w:val="24"/>
          <w:szCs w:val="24"/>
        </w:rPr>
        <w:t>Our findings offer several practical insights for negotiators, mediators, and policymakers engaged in peace processes. Most fundamentally, the results suggest that including mechanisms to deal with the past during interim stages is associated with successful progression to comprehensive settlement. This finding challenges perspectives that view justice provisions as obstacles to peace or issues best deferred until after conflict ends. Rather, our analysis indicates that establishing truth mechanisms during partial stages may facilitate rather than impede reaching final agreements</w:t>
      </w:r>
      <w:r>
        <w:rPr>
          <w:rFonts w:asciiTheme="minorHAnsi" w:hAnsiTheme="minorHAnsi"/>
          <w:color w:val="222222"/>
          <w:sz w:val="24"/>
          <w:szCs w:val="24"/>
          <w:rtl/>
        </w:rPr>
        <w:t>.</w:t>
      </w:r>
    </w:p>
    <w:p w14:paraId="38B6F8C5" w14:textId="77777777" w:rsidR="000F18A7" w:rsidRPr="000F18A7" w:rsidRDefault="000F18A7" w:rsidP="000F18A7">
      <w:pPr>
        <w:bidi w:val="0"/>
        <w:spacing w:line="360" w:lineRule="auto"/>
        <w:rPr>
          <w:rFonts w:asciiTheme="minorHAnsi" w:hAnsiTheme="minorHAnsi" w:cstheme="minorHAnsi"/>
          <w:color w:val="222222"/>
          <w:sz w:val="24"/>
          <w:szCs w:val="24"/>
        </w:rPr>
      </w:pPr>
      <w:r>
        <w:rPr>
          <w:rFonts w:asciiTheme="minorHAnsi" w:hAnsiTheme="minorHAnsi" w:cstheme="minorHAnsi"/>
          <w:color w:val="222222"/>
          <w:sz w:val="24"/>
          <w:szCs w:val="24"/>
        </w:rPr>
        <w:t>For practitioners, this suggests that frameworks addressing past abuses should be considered early in negotiations rather than postponed. The political feasibility of including such mechanisms during interim stages, combined with their strong association with success, makes them valuable tools for peace process design. Importantly, mechanisms for dealing with the past appear to function most effectively when combined with other provisions such as prisoner releases and victim participation. The interaction patterns identified in our analysis point toward comprehensive justice packages rather than isolated provisions as the most promising approach</w:t>
      </w:r>
      <w:r>
        <w:rPr>
          <w:rFonts w:asciiTheme="minorHAnsi" w:hAnsiTheme="minorHAnsi"/>
          <w:color w:val="222222"/>
          <w:sz w:val="24"/>
          <w:szCs w:val="24"/>
          <w:rtl/>
        </w:rPr>
        <w:t>.</w:t>
      </w:r>
    </w:p>
    <w:p w14:paraId="5E727DFF" w14:textId="77777777" w:rsidR="000F18A7" w:rsidRPr="000F18A7" w:rsidRDefault="000F18A7" w:rsidP="000F18A7">
      <w:pPr>
        <w:bidi w:val="0"/>
        <w:spacing w:line="360" w:lineRule="auto"/>
        <w:rPr>
          <w:rFonts w:asciiTheme="minorHAnsi" w:hAnsiTheme="minorHAnsi" w:cstheme="minorHAnsi"/>
          <w:color w:val="222222"/>
          <w:sz w:val="24"/>
          <w:szCs w:val="24"/>
        </w:rPr>
      </w:pPr>
      <w:r>
        <w:rPr>
          <w:rFonts w:asciiTheme="minorHAnsi" w:hAnsiTheme="minorHAnsi" w:cstheme="minorHAnsi"/>
          <w:color w:val="222222"/>
          <w:sz w:val="24"/>
          <w:szCs w:val="24"/>
        </w:rPr>
        <w:t>However, our findings also counsel careful attention to which justice mechanisms are employed and when. Truth commissions show strong positive associations with success, while more retributive measures like vetting and prosecutions showed limited predictive importance in our models. This pattern aligns with theoretical arguments about balancing accountability with political feasibility during active negotiations. Provisions that establish principles of justice without immediately threatening current leaders may be more suitable for interim stages, with decisions about prosecutions or vetting potentially deferred to later phases or post-agreement contexts</w:t>
      </w:r>
      <w:r>
        <w:rPr>
          <w:rFonts w:asciiTheme="minorHAnsi" w:hAnsiTheme="minorHAnsi"/>
          <w:color w:val="222222"/>
          <w:sz w:val="24"/>
          <w:szCs w:val="24"/>
          <w:rtl/>
        </w:rPr>
        <w:t>.</w:t>
      </w:r>
    </w:p>
    <w:p w14:paraId="69589712" w14:textId="77777777" w:rsidR="007B2EFB" w:rsidRDefault="000F18A7" w:rsidP="000F18A7">
      <w:pPr>
        <w:bidi w:val="0"/>
        <w:spacing w:line="360" w:lineRule="auto"/>
        <w:rPr>
          <w:rFonts w:asciiTheme="minorHAnsi" w:hAnsiTheme="minorHAnsi" w:cstheme="minorHAnsi"/>
          <w:color w:val="222222"/>
          <w:sz w:val="24"/>
          <w:szCs w:val="24"/>
        </w:rPr>
      </w:pPr>
      <w:r>
        <w:rPr>
          <w:rFonts w:asciiTheme="minorHAnsi" w:hAnsiTheme="minorHAnsi" w:cstheme="minorHAnsi"/>
          <w:color w:val="222222"/>
          <w:sz w:val="24"/>
          <w:szCs w:val="24"/>
        </w:rPr>
        <w:lastRenderedPageBreak/>
        <w:t>Finally, our methodological approach demonstrates the value of process-level analysis for understanding peace negotiations. Rather than evaluating agreements in isolation, practitioners might benefit from thinking systematically about entire negotiation trajectories. Which issues should be addressed in what sequence? How do early agreements create foundations for later ones? What combinations of provisions demonstrate genuine commitment to transformation? These process-design questions, informed by systematic analysis of historical patterns, can complement the case-specific knowledge and context-sensitivity that effective peacemaking requires.</w:t>
      </w:r>
    </w:p>
    <w:p w14:paraId="50DBE00D" w14:textId="77777777" w:rsidR="009E072D" w:rsidRDefault="00000000" w:rsidP="00DC3395">
      <w:pPr>
        <w:bidi w:val="0"/>
        <w:spacing w:before="360" w:after="120" w:line="360" w:lineRule="auto"/>
      </w:pPr>
      <w:r>
        <w:rPr>
          <w:rFonts w:asciiTheme="minorHAnsi" w:hAnsiTheme="minorHAnsi" w:cstheme="minorHAnsi"/>
          <w:b/>
          <w:sz w:val="24"/>
          <w:szCs w:val="24"/>
        </w:rPr>
        <w:t>Acknowledgment of AI-Assisted Tools</w:t>
      </w:r>
    </w:p>
    <w:p w14:paraId="1E2F3F25" w14:textId="77777777" w:rsidR="009E072D" w:rsidRDefault="00000000" w:rsidP="00DC3395">
      <w:pPr>
        <w:bidi w:val="0"/>
        <w:spacing w:before="80" w:after="360" w:line="360" w:lineRule="auto"/>
      </w:pPr>
      <w:r>
        <w:rPr>
          <w:rFonts w:asciiTheme="minorHAnsi" w:hAnsiTheme="minorHAnsi" w:cstheme="minorHAnsi"/>
          <w:sz w:val="24"/>
          <w:szCs w:val="24"/>
        </w:rPr>
        <w:t>We used AI-assisted tools for drafting, language editing, and structural revision of this manuscript. All intellectual content, theoretical arguments, analytical decisions, and interpretations are the author’s own.</w:t>
      </w:r>
    </w:p>
    <w:p w14:paraId="159641EA" w14:textId="77777777" w:rsidR="00DC3395" w:rsidRDefault="00835D44" w:rsidP="00DC3395">
      <w:pPr>
        <w:pStyle w:val="Bibliography"/>
        <w:bidi w:val="0"/>
        <w:spacing w:line="360" w:lineRule="auto"/>
        <w:rPr>
          <w:rFonts w:asciiTheme="minorHAnsi" w:hAnsiTheme="minorHAnsi" w:cstheme="minorHAnsi"/>
          <w:b/>
          <w:color w:val="222222"/>
          <w:sz w:val="24"/>
          <w:szCs w:val="24"/>
        </w:rPr>
      </w:pPr>
      <w:r>
        <w:rPr>
          <w:rFonts w:asciiTheme="minorHAnsi" w:hAnsiTheme="minorHAnsi" w:cstheme="minorHAnsi"/>
          <w:color w:val="222222"/>
          <w:sz w:val="24"/>
          <w:szCs w:val="24"/>
        </w:rPr>
        <w:t>7.</w:t>
      </w:r>
      <w:r>
        <w:rPr>
          <w:rFonts w:asciiTheme="minorHAnsi" w:hAnsiTheme="minorHAnsi" w:cstheme="minorHAnsi"/>
          <w:b/>
          <w:color w:val="222222"/>
          <w:sz w:val="24"/>
          <w:szCs w:val="24"/>
        </w:rPr>
        <w:t xml:space="preserve"> References</w:t>
      </w:r>
    </w:p>
    <w:p w14:paraId="406B6ED2" w14:textId="77777777" w:rsidR="004F4101" w:rsidRPr="004F4101" w:rsidRDefault="00482F5C" w:rsidP="004F4101">
      <w:pPr>
        <w:pStyle w:val="Bibliography"/>
        <w:bidi w:val="0"/>
        <w:rPr>
          <w:sz w:val="24"/>
        </w:rPr>
      </w:pPr>
      <w:r>
        <w:rPr>
          <w:rFonts w:asciiTheme="minorHAnsi" w:hAnsiTheme="minorHAnsi" w:cstheme="minorHAnsi"/>
          <w:b/>
          <w:color w:val="222222"/>
          <w:sz w:val="24"/>
          <w:szCs w:val="24"/>
        </w:rPr>
        <w:fldChar w:fldCharType="begin"/>
      </w:r>
      <w:r>
        <w:rPr>
          <w:rFonts w:asciiTheme="minorHAnsi" w:hAnsiTheme="minorHAnsi" w:cstheme="minorHAnsi"/>
          <w:b/>
          <w:color w:val="222222"/>
          <w:sz w:val="24"/>
          <w:szCs w:val="24"/>
        </w:rPr>
        <w:instrText xml:space="preserve"> ADDIN ZOTERO_BIBL {"uncited":[],"omitted":[],"custom":[]} CSL_BIBLIOGRAPHY </w:instrText>
      </w:r>
      <w:r>
        <w:rPr>
          <w:rFonts w:asciiTheme="minorHAnsi" w:hAnsiTheme="minorHAnsi" w:cstheme="minorHAnsi"/>
          <w:b/>
          <w:color w:val="222222"/>
          <w:sz w:val="24"/>
          <w:szCs w:val="24"/>
        </w:rPr>
        <w:fldChar w:fldCharType="separate"/>
      </w:r>
      <w:r>
        <w:rPr>
          <w:sz w:val="24"/>
        </w:rPr>
        <w:t xml:space="preserve">Adhikari, M., Hodge, J., Bell, C., &amp; Siwa, Z. (2025). Disaggregated mediation: The localisation of peace processes amid global and domestic fragmentation. </w:t>
      </w:r>
      <w:r>
        <w:rPr>
          <w:i/>
          <w:iCs/>
          <w:sz w:val="24"/>
        </w:rPr>
        <w:t>European Journal of International Relations</w:t>
      </w:r>
    </w:p>
    <w:p w14:paraId="74874CB2" w14:textId="77777777" w:rsidR="004F4101" w:rsidRPr="004F4101" w:rsidRDefault="004F4101" w:rsidP="004F4101">
      <w:pPr>
        <w:pStyle w:val="Bibliography"/>
        <w:bidi w:val="0"/>
        <w:rPr>
          <w:sz w:val="24"/>
        </w:rPr>
      </w:pPr>
      <w:r>
        <w:rPr>
          <w:sz w:val="24"/>
        </w:rPr>
        <w:t xml:space="preserve">Albin, C. (2011). Peace vs. Justice – and beyond. In J. Bercovitch, V. Kremenyuk, &amp; I. W. Zartman (Eds.), </w:t>
      </w:r>
      <w:r>
        <w:rPr>
          <w:i/>
          <w:iCs/>
          <w:sz w:val="24"/>
        </w:rPr>
        <w:t>The SAGE Handbook of Conflict Resolution</w:t>
      </w:r>
      <w:r>
        <w:rPr>
          <w:sz w:val="24"/>
        </w:rPr>
        <w:t xml:space="preserve"> (pp. 580–594). SAGE.</w:t>
      </w:r>
    </w:p>
    <w:p w14:paraId="059643C6" w14:textId="77777777" w:rsidR="004F4101" w:rsidRPr="004F4101" w:rsidRDefault="004F4101" w:rsidP="00835D44">
      <w:pPr>
        <w:pStyle w:val="Bibliography"/>
        <w:bidi w:val="0"/>
        <w:rPr>
          <w:sz w:val="24"/>
        </w:rPr>
      </w:pPr>
      <w:r>
        <w:rPr>
          <w:sz w:val="24"/>
        </w:rPr>
        <w:t xml:space="preserve">Autesserre, S. (2010). </w:t>
      </w:r>
      <w:r>
        <w:rPr>
          <w:i/>
          <w:iCs/>
          <w:sz w:val="24"/>
        </w:rPr>
        <w:t>The Trouble with the Congo: Local Violence and the Failure of International Peacebuilding</w:t>
      </w:r>
      <w:r>
        <w:rPr>
          <w:sz w:val="24"/>
        </w:rPr>
        <w:t xml:space="preserve">. Cambridge University Press. </w:t>
      </w:r>
    </w:p>
    <w:p w14:paraId="70B2C730" w14:textId="77777777" w:rsidR="004F4101" w:rsidRPr="004F4101" w:rsidRDefault="004F4101" w:rsidP="004F4101">
      <w:pPr>
        <w:pStyle w:val="Bibliography"/>
        <w:bidi w:val="0"/>
        <w:rPr>
          <w:sz w:val="24"/>
        </w:rPr>
      </w:pPr>
      <w:r>
        <w:rPr>
          <w:sz w:val="24"/>
        </w:rPr>
        <w:t xml:space="preserve">Badanjak, S. (2022, November 1). Changing characteristics of peace processes: New findings from the PA-X Database. </w:t>
      </w:r>
      <w:r>
        <w:rPr>
          <w:i/>
          <w:iCs/>
          <w:sz w:val="24"/>
        </w:rPr>
        <w:t>PeaceRep</w:t>
      </w:r>
      <w:r>
        <w:rPr>
          <w:sz w:val="24"/>
        </w:rPr>
        <w:t>. https://peacerep.org/2022/11/01/changing-characteristics-pax-database/</w:t>
      </w:r>
    </w:p>
    <w:p w14:paraId="1590687D" w14:textId="77777777" w:rsidR="004F4101" w:rsidRPr="004F4101" w:rsidRDefault="004F4101" w:rsidP="004F4101">
      <w:pPr>
        <w:pStyle w:val="Bibliography"/>
        <w:bidi w:val="0"/>
        <w:rPr>
          <w:sz w:val="24"/>
        </w:rPr>
      </w:pPr>
      <w:r>
        <w:rPr>
          <w:sz w:val="24"/>
        </w:rPr>
        <w:lastRenderedPageBreak/>
        <w:t xml:space="preserve">Bar-Siman-Tov, Y. (2013). Linking peace and justice in peacemaking. In K. Aggestam &amp; A. Bjorkdahl (Eds.), </w:t>
      </w:r>
      <w:r>
        <w:rPr>
          <w:i/>
          <w:iCs/>
          <w:sz w:val="24"/>
        </w:rPr>
        <w:t>Rethinking peacebuilding: The quest for just peace in the Middle East and the Western Balkans</w:t>
      </w:r>
      <w:r>
        <w:rPr>
          <w:sz w:val="24"/>
        </w:rPr>
        <w:t xml:space="preserve"> (pp. 19–33). : Routledge.</w:t>
      </w:r>
    </w:p>
    <w:p w14:paraId="60053430" w14:textId="77777777" w:rsidR="004F4101" w:rsidRDefault="004F4101" w:rsidP="004F4101">
      <w:pPr>
        <w:pStyle w:val="Bibliography"/>
        <w:bidi w:val="0"/>
        <w:rPr>
          <w:sz w:val="24"/>
        </w:rPr>
      </w:pPr>
      <w:r>
        <w:rPr>
          <w:sz w:val="24"/>
        </w:rPr>
        <w:t xml:space="preserve">Bar-Tal, D., &amp; Bennink, G. H. (2004). The Nature of Reconciliation as an Outcome and as a Process. In </w:t>
      </w:r>
      <w:r>
        <w:rPr>
          <w:i/>
          <w:iCs/>
          <w:sz w:val="24"/>
        </w:rPr>
        <w:t>From Conflict Resolution to Reconciliation</w:t>
      </w:r>
      <w:r>
        <w:rPr>
          <w:sz w:val="24"/>
        </w:rPr>
        <w:t>. Oxford University Press. https://doi.org/10.1093/acprof:oso/9780195166439.003.0002</w:t>
      </w:r>
    </w:p>
    <w:p w14:paraId="21B2D696" w14:textId="77777777" w:rsidR="00B62895" w:rsidRPr="004F4101" w:rsidRDefault="00B62895" w:rsidP="00B62895">
      <w:pPr>
        <w:pStyle w:val="Bibliography"/>
        <w:bidi w:val="0"/>
        <w:rPr>
          <w:sz w:val="24"/>
        </w:rPr>
      </w:pPr>
      <w:r>
        <w:rPr>
          <w:sz w:val="24"/>
        </w:rPr>
        <w:t xml:space="preserve">Bell, C. (2008). </w:t>
      </w:r>
      <w:r>
        <w:rPr>
          <w:i/>
          <w:iCs/>
          <w:sz w:val="24"/>
        </w:rPr>
        <w:t xml:space="preserve">On the Law of Peace: Peace Agreements and the Lex </w:t>
      </w:r>
      <w:proofErr w:type="spellStart"/>
      <w:r>
        <w:rPr>
          <w:i/>
          <w:iCs/>
          <w:sz w:val="24"/>
        </w:rPr>
        <w:t>Pacificatoria</w:t>
      </w:r>
      <w:proofErr w:type="spellEnd"/>
      <w:r>
        <w:rPr>
          <w:sz w:val="24"/>
        </w:rPr>
        <w:t>. Oxford University Press. https://doi.org/10.1093/acprof:oso/9780199226832.001.0001</w:t>
      </w:r>
    </w:p>
    <w:p w14:paraId="64DEF748" w14:textId="77777777" w:rsidR="00B62895" w:rsidRPr="004F4101" w:rsidRDefault="00B62895" w:rsidP="00B62895">
      <w:pPr>
        <w:pStyle w:val="Bibliography"/>
        <w:bidi w:val="0"/>
        <w:rPr>
          <w:sz w:val="24"/>
        </w:rPr>
      </w:pPr>
      <w:r>
        <w:rPr>
          <w:sz w:val="24"/>
        </w:rPr>
        <w:t xml:space="preserve">Bell, C. (2009). Transitional Justice, Interdisciplinarity and the State of the ‘Field’ or ‘Non-Field.’ </w:t>
      </w:r>
      <w:r>
        <w:rPr>
          <w:i/>
          <w:iCs/>
          <w:sz w:val="24"/>
        </w:rPr>
        <w:t>International Journal of Transitional Justice</w:t>
      </w:r>
      <w:r>
        <w:rPr>
          <w:sz w:val="24"/>
        </w:rPr>
        <w:t xml:space="preserve">, </w:t>
      </w:r>
      <w:r>
        <w:rPr>
          <w:i/>
          <w:iCs/>
          <w:sz w:val="24"/>
        </w:rPr>
        <w:t>3</w:t>
      </w:r>
      <w:r>
        <w:rPr>
          <w:sz w:val="24"/>
        </w:rPr>
        <w:t>(1), 5–27. https://doi.org/10.1093/ijtj/ijn044</w:t>
      </w:r>
    </w:p>
    <w:p w14:paraId="58C1673C" w14:textId="77777777" w:rsidR="00B62895" w:rsidRPr="004F4101" w:rsidRDefault="00B62895" w:rsidP="00B62895">
      <w:pPr>
        <w:pStyle w:val="Bibliography"/>
        <w:bidi w:val="0"/>
        <w:rPr>
          <w:sz w:val="24"/>
        </w:rPr>
      </w:pPr>
      <w:r>
        <w:rPr>
          <w:sz w:val="24"/>
        </w:rPr>
        <w:t xml:space="preserve">Bell, C., &amp; Wise, L. (2022). Peace Processes and Their Agreements. In R. Mac Ginty &amp; A. Wanis-St. John (Eds.), </w:t>
      </w:r>
      <w:r>
        <w:rPr>
          <w:i/>
          <w:iCs/>
          <w:sz w:val="24"/>
        </w:rPr>
        <w:t>Contemporary Peacemaking: Peace Processes, Peacebuilding and Conflict</w:t>
      </w:r>
      <w:r>
        <w:rPr>
          <w:sz w:val="24"/>
        </w:rPr>
        <w:t xml:space="preserve"> (pp. 381–406). Springer International Publishing. https://doi.org/10.1007/978-3-030-82962-9_19</w:t>
      </w:r>
    </w:p>
    <w:p w14:paraId="03FCA5B7" w14:textId="0EA26016" w:rsidR="00B62895" w:rsidRPr="00B62895" w:rsidRDefault="00B62895" w:rsidP="00344C33">
      <w:pPr>
        <w:bidi w:val="0"/>
        <w:spacing w:line="360" w:lineRule="auto"/>
      </w:pPr>
      <w:r>
        <w:rPr>
          <w:sz w:val="24"/>
        </w:rPr>
        <w:t xml:space="preserve">Bell, Christine, </w:t>
      </w:r>
      <w:proofErr w:type="spellStart"/>
      <w:r>
        <w:rPr>
          <w:sz w:val="24"/>
        </w:rPr>
        <w:t>Badanjak</w:t>
      </w:r>
      <w:proofErr w:type="spellEnd"/>
      <w:r>
        <w:rPr>
          <w:sz w:val="24"/>
        </w:rPr>
        <w:t xml:space="preserve">, S., Farquhar, A., </w:t>
      </w:r>
      <w:proofErr w:type="spellStart"/>
      <w:r>
        <w:rPr>
          <w:sz w:val="24"/>
        </w:rPr>
        <w:t>Beaujouan</w:t>
      </w:r>
      <w:proofErr w:type="spellEnd"/>
      <w:r>
        <w:rPr>
          <w:sz w:val="24"/>
        </w:rPr>
        <w:t xml:space="preserve">, J., Epple, T., Forster, R., Hodge, J., Jamar, A., McNicholl, K., Molloy, S., Nash, K., Pospisil, J., Wilson, R., &amp; Wise, L. (2024). </w:t>
      </w:r>
      <w:r>
        <w:rPr>
          <w:i/>
          <w:iCs/>
          <w:sz w:val="24"/>
        </w:rPr>
        <w:t>PA-X Codebook</w:t>
      </w:r>
      <w:r>
        <w:rPr>
          <w:sz w:val="24"/>
        </w:rPr>
        <w:t xml:space="preserve"> (Version 8) [Dataset].</w:t>
      </w:r>
    </w:p>
    <w:p w14:paraId="4C02C6EE" w14:textId="77777777" w:rsidR="00344C33" w:rsidRPr="004F4101" w:rsidRDefault="00344C33" w:rsidP="00344C33">
      <w:pPr>
        <w:pStyle w:val="Bibliography"/>
        <w:bidi w:val="0"/>
        <w:spacing w:line="360" w:lineRule="auto"/>
        <w:rPr>
          <w:ins w:id="82" w:author="קפשוק יואב" w:date="2026-05-16T05:20:00Z" w16du:dateUtc="2026-05-16T02:20:00Z"/>
          <w:rFonts w:hint="cs"/>
          <w:sz w:val="24"/>
          <w:rtl/>
        </w:rPr>
      </w:pPr>
      <w:proofErr w:type="spellStart"/>
      <w:ins w:id="83" w:author="קפשוק יואב" w:date="2026-05-16T05:20:00Z" w16du:dateUtc="2026-05-16T02:20:00Z">
        <w:r>
          <w:rPr>
            <w:color w:val="008080"/>
            <w:sz w:val="24"/>
          </w:rPr>
          <w:t>Binningsbø</w:t>
        </w:r>
        <w:proofErr w:type="spellEnd"/>
        <w:r>
          <w:rPr>
            <w:color w:val="008080"/>
            <w:sz w:val="24"/>
          </w:rPr>
          <w:t xml:space="preserve">, H. M., Loyle, C. E., Gates, S., &amp; Elster, J. (2012). Armed conflict and post-conflict justice, 1946–2006: A dataset. </w:t>
        </w:r>
        <w:r>
          <w:rPr>
            <w:i/>
            <w:iCs/>
            <w:color w:val="008080"/>
            <w:sz w:val="24"/>
          </w:rPr>
          <w:t>Journal of Peace Research</w:t>
        </w:r>
        <w:r>
          <w:rPr>
            <w:color w:val="008080"/>
            <w:sz w:val="24"/>
          </w:rPr>
          <w:t>,</w:t>
        </w:r>
        <w:r>
          <w:rPr>
            <w:i/>
            <w:iCs/>
            <w:color w:val="008080"/>
            <w:sz w:val="24"/>
          </w:rPr>
          <w:t>49</w:t>
        </w:r>
        <w:r>
          <w:rPr>
            <w:color w:val="008080"/>
            <w:sz w:val="24"/>
          </w:rPr>
          <w:t>(5), 731–740.</w:t>
        </w:r>
      </w:ins>
    </w:p>
    <w:p w14:paraId="149969CC" w14:textId="77777777" w:rsidR="004F4101" w:rsidRPr="004F4101" w:rsidRDefault="004F4101" w:rsidP="004F4101">
      <w:pPr>
        <w:pStyle w:val="Bibliography"/>
        <w:bidi w:val="0"/>
        <w:rPr>
          <w:sz w:val="24"/>
        </w:rPr>
      </w:pPr>
      <w:proofErr w:type="spellStart"/>
      <w:r>
        <w:rPr>
          <w:sz w:val="24"/>
        </w:rPr>
        <w:t>Celiku</w:t>
      </w:r>
      <w:proofErr w:type="spellEnd"/>
      <w:r>
        <w:rPr>
          <w:sz w:val="24"/>
        </w:rPr>
        <w:t xml:space="preserve">, B., &amp; Kraay, A. C. (2017). Predicting conflict. </w:t>
      </w:r>
      <w:r>
        <w:rPr>
          <w:i/>
          <w:iCs/>
          <w:sz w:val="24"/>
        </w:rPr>
        <w:t>Policy Research Working Paper Series</w:t>
      </w:r>
      <w:r>
        <w:rPr>
          <w:sz w:val="24"/>
        </w:rPr>
        <w:t>, Article 8075. https://ideas.repec.org//p/wbk/wbrwps/8075.html</w:t>
      </w:r>
    </w:p>
    <w:p w14:paraId="5C7C8076" w14:textId="77777777" w:rsidR="004F4101" w:rsidRPr="004F4101" w:rsidRDefault="004F4101" w:rsidP="004F4101">
      <w:pPr>
        <w:pStyle w:val="Bibliography"/>
        <w:bidi w:val="0"/>
        <w:rPr>
          <w:sz w:val="24"/>
        </w:rPr>
      </w:pPr>
      <w:r>
        <w:rPr>
          <w:sz w:val="24"/>
        </w:rPr>
        <w:lastRenderedPageBreak/>
        <w:t xml:space="preserve">Chapman, A. R., &amp; Ball, P. (2001). The Truth of Truth Commissions: Comparative Lessons from Haiti, South Africa, and Guatemala. </w:t>
      </w:r>
      <w:r>
        <w:rPr>
          <w:i/>
          <w:iCs/>
          <w:sz w:val="24"/>
        </w:rPr>
        <w:t>Human Rights Quarterly</w:t>
      </w:r>
      <w:r>
        <w:rPr>
          <w:sz w:val="24"/>
        </w:rPr>
        <w:t xml:space="preserve">, </w:t>
      </w:r>
      <w:r>
        <w:rPr>
          <w:i/>
          <w:iCs/>
          <w:sz w:val="24"/>
        </w:rPr>
        <w:t>23</w:t>
      </w:r>
      <w:r>
        <w:rPr>
          <w:sz w:val="24"/>
        </w:rPr>
        <w:t>(1), 1–43. https://doi.org/10.1353/hrq.2001.0005</w:t>
      </w:r>
    </w:p>
    <w:p w14:paraId="51ECF717" w14:textId="77777777" w:rsidR="00344C33" w:rsidRDefault="00344C33" w:rsidP="00344C33">
      <w:pPr>
        <w:pStyle w:val="Bibliography"/>
        <w:bidi w:val="0"/>
        <w:rPr>
          <w:ins w:id="84" w:author="קפשוק יואב" w:date="2026-05-16T05:22:00Z" w16du:dateUtc="2026-05-16T02:22:00Z"/>
          <w:color w:val="008080"/>
          <w:sz w:val="24"/>
        </w:rPr>
      </w:pPr>
      <w:ins w:id="85" w:author="קפשוק יואב" w:date="2026-05-16T05:22:00Z" w16du:dateUtc="2026-05-16T02:22:00Z">
        <w:r>
          <w:rPr>
            <w:color w:val="008080"/>
            <w:sz w:val="24"/>
          </w:rPr>
          <w:t xml:space="preserve">D’Amico, E., Sosa, S., &amp; Melin, M. M. (2025). Private goods for peace: Economic provisions of peace agreements and the durability of peace. </w:t>
        </w:r>
        <w:r>
          <w:rPr>
            <w:i/>
            <w:iCs/>
            <w:color w:val="008080"/>
            <w:sz w:val="24"/>
          </w:rPr>
          <w:t>Journal of Peace Research</w:t>
        </w:r>
        <w:r>
          <w:rPr>
            <w:color w:val="008080"/>
            <w:sz w:val="24"/>
          </w:rPr>
          <w:t>,</w:t>
        </w:r>
        <w:r>
          <w:rPr>
            <w:i/>
            <w:iCs/>
            <w:color w:val="008080"/>
            <w:sz w:val="24"/>
          </w:rPr>
          <w:t>62</w:t>
        </w:r>
        <w:r>
          <w:rPr>
            <w:color w:val="008080"/>
            <w:sz w:val="24"/>
          </w:rPr>
          <w:t>(6), 2001–2019.</w:t>
        </w:r>
      </w:ins>
    </w:p>
    <w:p w14:paraId="1C92AFEB" w14:textId="77777777" w:rsidR="00344C33" w:rsidRDefault="00344C33" w:rsidP="00344C33">
      <w:pPr>
        <w:pStyle w:val="Bibliography"/>
        <w:bidi w:val="0"/>
        <w:rPr>
          <w:ins w:id="86" w:author="קפשוק יואב" w:date="2026-05-16T05:22:00Z" w16du:dateUtc="2026-05-16T02:22:00Z"/>
        </w:rPr>
      </w:pPr>
      <w:ins w:id="87" w:author="קפשוק יואב" w:date="2026-05-16T05:22:00Z" w16du:dateUtc="2026-05-16T02:22:00Z">
        <w:r>
          <w:rPr>
            <w:color w:val="008080"/>
            <w:sz w:val="24"/>
          </w:rPr>
          <w:t xml:space="preserve">Gromes, T., &amp; Ranft, F. (2021). Preventing civil war recurrence: do military victories really perform better than peace agreements? Causal claim and underpinning assumptions revisited. </w:t>
        </w:r>
        <w:r>
          <w:rPr>
            <w:i/>
            <w:iCs/>
            <w:color w:val="008080"/>
            <w:sz w:val="24"/>
          </w:rPr>
          <w:t>Civil Wars</w:t>
        </w:r>
        <w:r>
          <w:rPr>
            <w:color w:val="008080"/>
            <w:sz w:val="24"/>
          </w:rPr>
          <w:t>,</w:t>
        </w:r>
        <w:r>
          <w:rPr>
            <w:i/>
            <w:iCs/>
            <w:color w:val="008080"/>
            <w:sz w:val="24"/>
          </w:rPr>
          <w:t>23</w:t>
        </w:r>
        <w:r>
          <w:rPr>
            <w:color w:val="008080"/>
            <w:sz w:val="24"/>
          </w:rPr>
          <w:t>(4), 612–636.</w:t>
        </w:r>
      </w:ins>
    </w:p>
    <w:p w14:paraId="2F592867" w14:textId="77777777" w:rsidR="004F4101" w:rsidRPr="004F4101" w:rsidRDefault="004F4101" w:rsidP="00B62895">
      <w:pPr>
        <w:pStyle w:val="Bibliography"/>
        <w:bidi w:val="0"/>
        <w:rPr>
          <w:sz w:val="24"/>
        </w:rPr>
      </w:pPr>
      <w:r>
        <w:rPr>
          <w:sz w:val="24"/>
        </w:rPr>
        <w:t xml:space="preserve">Falleti, T. G., &amp; Mahoney, J. (2015). The comparative sequential method. In J. Mahoney &amp; K. Thelen (Eds.), </w:t>
      </w:r>
      <w:r>
        <w:rPr>
          <w:i/>
          <w:iCs/>
          <w:sz w:val="24"/>
        </w:rPr>
        <w:t>Advances in Comparative-Historical Analysis</w:t>
      </w:r>
      <w:r>
        <w:rPr>
          <w:sz w:val="24"/>
        </w:rPr>
        <w:t xml:space="preserve"> (pp. 211–239). Cambridge University Press. https://doi.org/10.1017/CBO9781316273104.009</w:t>
      </w:r>
    </w:p>
    <w:p w14:paraId="1418DEB3" w14:textId="77777777" w:rsidR="00344C33" w:rsidRDefault="00344C33" w:rsidP="00344C33">
      <w:pPr>
        <w:pStyle w:val="Bibliography"/>
        <w:bidi w:val="0"/>
        <w:rPr>
          <w:ins w:id="88" w:author="קפשוק יואב" w:date="2026-05-16T05:21:00Z" w16du:dateUtc="2026-05-16T02:21:00Z"/>
          <w:rFonts w:hint="cs"/>
          <w:rtl/>
        </w:rPr>
      </w:pPr>
      <w:ins w:id="89" w:author="קפשוק יואב" w:date="2026-05-16T05:21:00Z" w16du:dateUtc="2026-05-16T02:21:00Z">
        <w:r>
          <w:rPr>
            <w:color w:val="008080"/>
            <w:sz w:val="24"/>
          </w:rPr>
          <w:t xml:space="preserve">Filson, D., &amp; Werner, S. (2002). A bargaining model of war and peace: anticipating the onset, duration, and outcome of war. </w:t>
        </w:r>
        <w:r>
          <w:rPr>
            <w:i/>
            <w:iCs/>
            <w:color w:val="008080"/>
            <w:sz w:val="24"/>
          </w:rPr>
          <w:t>American Journal of Political Science</w:t>
        </w:r>
        <w:r>
          <w:rPr>
            <w:color w:val="008080"/>
            <w:sz w:val="24"/>
          </w:rPr>
          <w:t>,</w:t>
        </w:r>
        <w:r>
          <w:rPr>
            <w:i/>
            <w:iCs/>
            <w:color w:val="008080"/>
            <w:sz w:val="24"/>
          </w:rPr>
          <w:t>46</w:t>
        </w:r>
        <w:r>
          <w:rPr>
            <w:color w:val="008080"/>
            <w:sz w:val="24"/>
          </w:rPr>
          <w:t>(4), 819–837.</w:t>
        </w:r>
      </w:ins>
    </w:p>
    <w:p w14:paraId="6DFF54E7" w14:textId="77777777" w:rsidR="004F4101" w:rsidRPr="004F4101" w:rsidRDefault="004F4101" w:rsidP="004F4101">
      <w:pPr>
        <w:pStyle w:val="Bibliography"/>
        <w:bidi w:val="0"/>
        <w:rPr>
          <w:sz w:val="24"/>
        </w:rPr>
      </w:pPr>
      <w:r>
        <w:rPr>
          <w:sz w:val="24"/>
        </w:rPr>
        <w:t xml:space="preserve">George, A. L., &amp; Bennett, A. (2005). </w:t>
      </w:r>
      <w:r>
        <w:rPr>
          <w:i/>
          <w:iCs/>
          <w:sz w:val="24"/>
        </w:rPr>
        <w:t>Case Studies and Theory Development in the Social Sciences</w:t>
      </w:r>
      <w:r>
        <w:rPr>
          <w:sz w:val="24"/>
        </w:rPr>
        <w:t>. MIT Press.</w:t>
      </w:r>
    </w:p>
    <w:p w14:paraId="77691AA0" w14:textId="77777777" w:rsidR="004F4101" w:rsidRPr="004F4101" w:rsidRDefault="004F4101" w:rsidP="004F4101">
      <w:pPr>
        <w:pStyle w:val="Bibliography"/>
        <w:bidi w:val="0"/>
        <w:rPr>
          <w:sz w:val="24"/>
        </w:rPr>
      </w:pPr>
      <w:r>
        <w:rPr>
          <w:sz w:val="24"/>
        </w:rPr>
        <w:t xml:space="preserve">Hartzell, C., &amp; Hoddie, M. (2003). Institutionalizing Peace: Power Sharing and Post-Civil War Conflict Management. </w:t>
      </w:r>
      <w:r>
        <w:rPr>
          <w:i/>
          <w:iCs/>
          <w:sz w:val="24"/>
        </w:rPr>
        <w:t>American Journal of Political Science</w:t>
      </w:r>
      <w:r>
        <w:rPr>
          <w:sz w:val="24"/>
        </w:rPr>
        <w:t xml:space="preserve">, </w:t>
      </w:r>
      <w:r>
        <w:rPr>
          <w:i/>
          <w:iCs/>
          <w:sz w:val="24"/>
        </w:rPr>
        <w:t>47</w:t>
      </w:r>
      <w:r>
        <w:rPr>
          <w:sz w:val="24"/>
        </w:rPr>
        <w:t>(2), 318–332. https://doi.org/10.1111/1540-5907.00022</w:t>
      </w:r>
    </w:p>
    <w:p w14:paraId="162F5DF2" w14:textId="77777777" w:rsidR="004F4101" w:rsidRPr="004F4101" w:rsidRDefault="004F4101" w:rsidP="004F4101">
      <w:pPr>
        <w:pStyle w:val="Bibliography"/>
        <w:bidi w:val="0"/>
        <w:rPr>
          <w:sz w:val="24"/>
        </w:rPr>
      </w:pPr>
      <w:r>
        <w:rPr>
          <w:sz w:val="24"/>
        </w:rPr>
        <w:t xml:space="preserve">Hayner, P. B. (2010). </w:t>
      </w:r>
      <w:r>
        <w:rPr>
          <w:i/>
          <w:iCs/>
          <w:sz w:val="24"/>
        </w:rPr>
        <w:t>Unspeakable Truths: Transitional Justice and the Challenge of Truth Commissions</w:t>
      </w:r>
      <w:r>
        <w:rPr>
          <w:sz w:val="24"/>
        </w:rPr>
        <w:t>. Routledge.</w:t>
      </w:r>
    </w:p>
    <w:p w14:paraId="3233BD18" w14:textId="77777777" w:rsidR="004F4101" w:rsidRPr="004F4101" w:rsidRDefault="004F4101" w:rsidP="004F4101">
      <w:pPr>
        <w:pStyle w:val="Bibliography"/>
        <w:bidi w:val="0"/>
        <w:rPr>
          <w:sz w:val="24"/>
        </w:rPr>
      </w:pPr>
      <w:r>
        <w:rPr>
          <w:sz w:val="24"/>
        </w:rPr>
        <w:lastRenderedPageBreak/>
        <w:t xml:space="preserve">ICTJ. (2009). </w:t>
      </w:r>
      <w:r>
        <w:rPr>
          <w:i/>
          <w:iCs/>
          <w:sz w:val="24"/>
        </w:rPr>
        <w:t>Pursuing Peace, Justice or Both?</w:t>
      </w:r>
      <w:r>
        <w:rPr>
          <w:sz w:val="24"/>
        </w:rPr>
        <w:t xml:space="preserve"> International Center for Transitional Justice. https://www.ictj.org/publication/pursuing-peace-justice-or-both</w:t>
      </w:r>
    </w:p>
    <w:p w14:paraId="05EA13B2" w14:textId="77777777" w:rsidR="004F4101" w:rsidRPr="004F4101" w:rsidRDefault="004F4101" w:rsidP="00344C33">
      <w:pPr>
        <w:pStyle w:val="Bibliography"/>
        <w:bidi w:val="0"/>
        <w:rPr>
          <w:sz w:val="24"/>
        </w:rPr>
      </w:pPr>
      <w:r>
        <w:rPr>
          <w:sz w:val="24"/>
        </w:rPr>
        <w:t xml:space="preserve">Jamar, A., &amp; Bell, C. (2019). Transitional Justice and Peace Negotiations with a Gender Lens. </w:t>
      </w:r>
      <w:r>
        <w:rPr>
          <w:i/>
          <w:iCs/>
          <w:sz w:val="24"/>
        </w:rPr>
        <w:t>Political Settlements Research Programme</w:t>
      </w:r>
      <w:r>
        <w:rPr>
          <w:sz w:val="24"/>
        </w:rPr>
        <w:t>. http://www.politicalsettlements.org/publications-database/transitional-justice-and-peace-negotiations-with-a-gender-lens/</w:t>
      </w:r>
    </w:p>
    <w:p w14:paraId="63E50F9F" w14:textId="77777777" w:rsidR="00344C33" w:rsidRDefault="00344C33" w:rsidP="00344C33">
      <w:pPr>
        <w:pStyle w:val="Bibliography"/>
        <w:bidi w:val="0"/>
        <w:rPr>
          <w:ins w:id="90" w:author="קפשוק יואב" w:date="2026-05-16T05:22:00Z" w16du:dateUtc="2026-05-16T02:22:00Z"/>
          <w:rFonts w:hint="cs"/>
          <w:rtl/>
        </w:rPr>
      </w:pPr>
      <w:ins w:id="91" w:author="קפשוק יואב" w:date="2026-05-16T05:22:00Z" w16du:dateUtc="2026-05-16T02:22:00Z">
        <w:r>
          <w:rPr>
            <w:color w:val="008080"/>
            <w:sz w:val="24"/>
          </w:rPr>
          <w:t xml:space="preserve">Johnson, C. (2025). </w:t>
        </w:r>
        <w:proofErr w:type="spellStart"/>
        <w:r>
          <w:rPr>
            <w:color w:val="008080"/>
            <w:sz w:val="24"/>
          </w:rPr>
          <w:t>Stabilising</w:t>
        </w:r>
        <w:proofErr w:type="spellEnd"/>
        <w:r>
          <w:rPr>
            <w:color w:val="008080"/>
            <w:sz w:val="24"/>
          </w:rPr>
          <w:t xml:space="preserve"> transitions from conflict: the importance of transitional decision-making procedures. </w:t>
        </w:r>
        <w:r>
          <w:rPr>
            <w:i/>
            <w:iCs/>
            <w:color w:val="008080"/>
            <w:sz w:val="24"/>
          </w:rPr>
          <w:t>International Political Science Review</w:t>
        </w:r>
        <w:r>
          <w:rPr>
            <w:color w:val="008080"/>
            <w:sz w:val="24"/>
          </w:rPr>
          <w:t>,</w:t>
        </w:r>
        <w:r>
          <w:rPr>
            <w:i/>
            <w:iCs/>
            <w:color w:val="008080"/>
            <w:sz w:val="24"/>
          </w:rPr>
          <w:t>46</w:t>
        </w:r>
        <w:r>
          <w:rPr>
            <w:color w:val="008080"/>
            <w:sz w:val="24"/>
          </w:rPr>
          <w:t>(5), 672–686.</w:t>
        </w:r>
      </w:ins>
    </w:p>
    <w:p w14:paraId="00023C34" w14:textId="77777777" w:rsidR="004F4101" w:rsidRPr="004F4101" w:rsidRDefault="004F4101" w:rsidP="00344C33">
      <w:pPr>
        <w:pStyle w:val="Bibliography"/>
        <w:bidi w:val="0"/>
        <w:rPr>
          <w:sz w:val="24"/>
        </w:rPr>
      </w:pPr>
      <w:r>
        <w:rPr>
          <w:sz w:val="24"/>
        </w:rPr>
        <w:t xml:space="preserve">Joshi, M., Quinn, J. M., &amp; Regan, P. M. (2015). Annualized implementation data on comprehensive intrastate peace accords, 1989–2012. </w:t>
      </w:r>
      <w:r>
        <w:rPr>
          <w:i/>
          <w:iCs/>
          <w:sz w:val="24"/>
        </w:rPr>
        <w:t>Journal of Peace Research</w:t>
      </w:r>
      <w:r>
        <w:rPr>
          <w:sz w:val="24"/>
        </w:rPr>
        <w:t xml:space="preserve">, </w:t>
      </w:r>
      <w:r>
        <w:rPr>
          <w:i/>
          <w:iCs/>
          <w:sz w:val="24"/>
        </w:rPr>
        <w:t>52</w:t>
      </w:r>
      <w:r>
        <w:rPr>
          <w:sz w:val="24"/>
        </w:rPr>
        <w:t>(4), 551–562. https://doi.org/10.1177/0022343314567486</w:t>
      </w:r>
    </w:p>
    <w:p w14:paraId="7774C02B" w14:textId="77777777" w:rsidR="00344C33" w:rsidRDefault="00344C33" w:rsidP="00344C33">
      <w:pPr>
        <w:pStyle w:val="Bibliography"/>
        <w:bidi w:val="0"/>
        <w:rPr>
          <w:ins w:id="92" w:author="קפשוק יואב" w:date="2026-05-16T05:21:00Z" w16du:dateUtc="2026-05-16T02:21:00Z"/>
          <w:rFonts w:hint="cs"/>
          <w:rtl/>
        </w:rPr>
      </w:pPr>
      <w:ins w:id="93" w:author="קפשוק יואב" w:date="2026-05-16T05:21:00Z" w16du:dateUtc="2026-05-16T02:21:00Z">
        <w:r>
          <w:rPr>
            <w:color w:val="008080"/>
            <w:sz w:val="24"/>
          </w:rPr>
          <w:t xml:space="preserve">Joshi, M., Hauenstein, M., &amp; Quinn, J. (2025). Expanding the Peace Accords Matrix implementation dataset: Partial peace agreements in the comprehensive peace agreement negotiation and implementation process, 1989–2021. </w:t>
        </w:r>
        <w:r>
          <w:rPr>
            <w:i/>
            <w:iCs/>
            <w:color w:val="008080"/>
            <w:sz w:val="24"/>
          </w:rPr>
          <w:t>Journal of Peace Research</w:t>
        </w:r>
        <w:r>
          <w:rPr>
            <w:color w:val="008080"/>
            <w:sz w:val="24"/>
          </w:rPr>
          <w:t>,</w:t>
        </w:r>
        <w:r>
          <w:rPr>
            <w:i/>
            <w:iCs/>
            <w:color w:val="008080"/>
            <w:sz w:val="24"/>
          </w:rPr>
          <w:t>62</w:t>
        </w:r>
        <w:r>
          <w:rPr>
            <w:color w:val="008080"/>
            <w:sz w:val="24"/>
          </w:rPr>
          <w:t>(6), 2162–2174.</w:t>
        </w:r>
      </w:ins>
    </w:p>
    <w:p w14:paraId="70BE9EC3" w14:textId="77777777" w:rsidR="004F4101" w:rsidRPr="004F4101" w:rsidRDefault="004F4101" w:rsidP="00344C33">
      <w:pPr>
        <w:pStyle w:val="Bibliography"/>
        <w:bidi w:val="0"/>
        <w:rPr>
          <w:sz w:val="24"/>
        </w:rPr>
      </w:pPr>
      <w:r>
        <w:rPr>
          <w:sz w:val="24"/>
        </w:rPr>
        <w:t xml:space="preserve">Kapshuk, Y. (2019). Transitional Justice in the Israeli–Palestinian Negotiations: What Can Be Learned From the Colombian Case? </w:t>
      </w:r>
      <w:r>
        <w:rPr>
          <w:i/>
          <w:iCs/>
          <w:sz w:val="24"/>
        </w:rPr>
        <w:t>Journal of Peacebuilding &amp; Development</w:t>
      </w:r>
      <w:r>
        <w:rPr>
          <w:sz w:val="24"/>
        </w:rPr>
        <w:t xml:space="preserve">, </w:t>
      </w:r>
      <w:r>
        <w:rPr>
          <w:i/>
          <w:iCs/>
          <w:sz w:val="24"/>
        </w:rPr>
        <w:t>14</w:t>
      </w:r>
      <w:r>
        <w:rPr>
          <w:sz w:val="24"/>
        </w:rPr>
        <w:t>(1), 73–78. https://journals.sagepub.com/doi/full/10.1177/1542316619832682</w:t>
      </w:r>
    </w:p>
    <w:p w14:paraId="5BDD99B9" w14:textId="77777777" w:rsidR="004F4101" w:rsidRPr="004F4101" w:rsidRDefault="004F4101" w:rsidP="00344C33">
      <w:pPr>
        <w:pStyle w:val="Bibliography"/>
        <w:bidi w:val="0"/>
        <w:rPr>
          <w:sz w:val="24"/>
        </w:rPr>
      </w:pPr>
      <w:r>
        <w:rPr>
          <w:sz w:val="24"/>
        </w:rPr>
        <w:t xml:space="preserve">Kapshuk, Y. (2021). Conceptual Ambiguity in Coding the Categories of Peace Agreement and Peace Process. </w:t>
      </w:r>
      <w:r>
        <w:rPr>
          <w:i/>
          <w:iCs/>
          <w:sz w:val="24"/>
        </w:rPr>
        <w:t>Peace Economics, Peace Science and Public Policy</w:t>
      </w:r>
      <w:r>
        <w:rPr>
          <w:sz w:val="24"/>
        </w:rPr>
        <w:t xml:space="preserve">, </w:t>
      </w:r>
      <w:r>
        <w:rPr>
          <w:i/>
          <w:iCs/>
          <w:sz w:val="24"/>
        </w:rPr>
        <w:t>27</w:t>
      </w:r>
      <w:r>
        <w:rPr>
          <w:sz w:val="24"/>
        </w:rPr>
        <w:t>(1), 3–27. https://doi.org/10.1515/peps-2020-0003</w:t>
      </w:r>
    </w:p>
    <w:p w14:paraId="75A8B06A" w14:textId="77777777" w:rsidR="004F4101" w:rsidRPr="004F4101" w:rsidRDefault="004F4101" w:rsidP="00344C33">
      <w:pPr>
        <w:pStyle w:val="Bibliography"/>
        <w:bidi w:val="0"/>
        <w:rPr>
          <w:sz w:val="24"/>
        </w:rPr>
      </w:pPr>
      <w:r>
        <w:rPr>
          <w:sz w:val="24"/>
        </w:rPr>
        <w:lastRenderedPageBreak/>
        <w:t xml:space="preserve">Kapshuk, Y., &amp; Jamal, A. (2020). The salience of symbolic and material elements of transitional justice in peace processes. </w:t>
      </w:r>
      <w:r>
        <w:rPr>
          <w:i/>
          <w:iCs/>
          <w:sz w:val="24"/>
        </w:rPr>
        <w:t>Peace and Conflict: Journal of Peace Psychology</w:t>
      </w:r>
      <w:r>
        <w:rPr>
          <w:sz w:val="24"/>
        </w:rPr>
        <w:t xml:space="preserve">, </w:t>
      </w:r>
      <w:r>
        <w:rPr>
          <w:i/>
          <w:iCs/>
          <w:sz w:val="24"/>
        </w:rPr>
        <w:t>26</w:t>
      </w:r>
      <w:r>
        <w:rPr>
          <w:sz w:val="24"/>
        </w:rPr>
        <w:t>(4), 460–465. https://doi.org/10.1037/pac0000454</w:t>
      </w:r>
    </w:p>
    <w:p w14:paraId="6384D87A" w14:textId="77777777" w:rsidR="004F4101" w:rsidRPr="004F4101" w:rsidRDefault="004F4101" w:rsidP="00344C33">
      <w:pPr>
        <w:pStyle w:val="Bibliography"/>
        <w:bidi w:val="0"/>
        <w:rPr>
          <w:sz w:val="24"/>
        </w:rPr>
      </w:pPr>
      <w:r>
        <w:rPr>
          <w:sz w:val="24"/>
        </w:rPr>
        <w:t xml:space="preserve">Kelman, H. C. (2008). Reconciliation from a social-psychological perspective. In A. Nadler, T. Malloy, &amp; J. D. Fisher (Eds.), </w:t>
      </w:r>
      <w:r>
        <w:rPr>
          <w:i/>
          <w:iCs/>
          <w:sz w:val="24"/>
        </w:rPr>
        <w:t>Social Psychology of Intergroup Reconciliation: From Violent Conflict to Peaceful Co-Existence</w:t>
      </w:r>
      <w:r>
        <w:rPr>
          <w:sz w:val="24"/>
        </w:rPr>
        <w:t xml:space="preserve"> (pp. 15–32). Oxford University Press.</w:t>
      </w:r>
    </w:p>
    <w:p w14:paraId="7A71B7D4" w14:textId="77777777" w:rsidR="004F4101" w:rsidRPr="004F4101" w:rsidRDefault="004F4101" w:rsidP="00344C33">
      <w:pPr>
        <w:pStyle w:val="Bibliography"/>
        <w:bidi w:val="0"/>
        <w:rPr>
          <w:sz w:val="24"/>
        </w:rPr>
      </w:pPr>
      <w:r>
        <w:rPr>
          <w:sz w:val="24"/>
        </w:rPr>
        <w:t xml:space="preserve">Lehrs, L. (2015). Prisoners Release, Justice and Reconciliation: Between Northern Ireland and Israel/Palestine (Hebrew). </w:t>
      </w:r>
      <w:r>
        <w:rPr>
          <w:i/>
          <w:iCs/>
          <w:sz w:val="24"/>
        </w:rPr>
        <w:t>Politika - The Israeli Journal of Political Science &amp;amp; International Relations</w:t>
      </w:r>
      <w:r>
        <w:rPr>
          <w:sz w:val="24"/>
        </w:rPr>
        <w:t>. https://www.academia.edu/30248038/_Prisoners_Release_Justice_and_Reconciliation_Between_Northern_Ireland_and_Israel_Palestine_Hebrew_</w:t>
      </w:r>
    </w:p>
    <w:p w14:paraId="77A6355A" w14:textId="77777777" w:rsidR="004F4101" w:rsidRPr="004F4101" w:rsidRDefault="004F4101" w:rsidP="00344C33">
      <w:pPr>
        <w:pStyle w:val="Bibliography"/>
        <w:bidi w:val="0"/>
        <w:rPr>
          <w:sz w:val="24"/>
        </w:rPr>
      </w:pPr>
      <w:r>
        <w:rPr>
          <w:sz w:val="24"/>
        </w:rPr>
        <w:t xml:space="preserve">Leib, J. (2022). How Justice Becomes Part of the Deal: Pre-Conditions for the Inclusion of Transitional Justice Provisions in Peace Agreements. </w:t>
      </w:r>
      <w:r>
        <w:rPr>
          <w:i/>
          <w:iCs/>
          <w:sz w:val="24"/>
        </w:rPr>
        <w:t>International Journal of Transitional Justice</w:t>
      </w:r>
      <w:r>
        <w:rPr>
          <w:sz w:val="24"/>
        </w:rPr>
        <w:t xml:space="preserve">, </w:t>
      </w:r>
      <w:r>
        <w:rPr>
          <w:i/>
          <w:iCs/>
          <w:sz w:val="24"/>
        </w:rPr>
        <w:t>16</w:t>
      </w:r>
      <w:r>
        <w:rPr>
          <w:sz w:val="24"/>
        </w:rPr>
        <w:t>(3), 439–457. https://doi.org/10.1093/ijtj/ijac015</w:t>
      </w:r>
    </w:p>
    <w:p w14:paraId="3E59A8EB" w14:textId="77777777" w:rsidR="004F4101" w:rsidRPr="004F4101" w:rsidRDefault="004F4101" w:rsidP="00344C33">
      <w:pPr>
        <w:pStyle w:val="Bibliography"/>
        <w:bidi w:val="0"/>
        <w:rPr>
          <w:sz w:val="24"/>
        </w:rPr>
      </w:pPr>
      <w:r>
        <w:rPr>
          <w:sz w:val="24"/>
        </w:rPr>
        <w:t xml:space="preserve">Loyle, C. E., &amp; Appel, B. J. (2017). Conflict Recurrence and Postconflict Justice: Addressing Motivations and Opportunities for Sustainable Peace. </w:t>
      </w:r>
      <w:r>
        <w:rPr>
          <w:i/>
          <w:iCs/>
          <w:sz w:val="24"/>
        </w:rPr>
        <w:t>International Studies Quarterly</w:t>
      </w:r>
      <w:r>
        <w:rPr>
          <w:sz w:val="24"/>
        </w:rPr>
        <w:t xml:space="preserve">, </w:t>
      </w:r>
      <w:r>
        <w:rPr>
          <w:i/>
          <w:iCs/>
          <w:sz w:val="24"/>
        </w:rPr>
        <w:t>61</w:t>
      </w:r>
      <w:r>
        <w:rPr>
          <w:sz w:val="24"/>
        </w:rPr>
        <w:t>(3), 690–703. https://doi.org/10.1093/isq/sqx045</w:t>
      </w:r>
    </w:p>
    <w:p w14:paraId="11F6F1E8" w14:textId="77777777" w:rsidR="00344C33" w:rsidRDefault="00344C33" w:rsidP="00344C33">
      <w:pPr>
        <w:pStyle w:val="Bibliography"/>
        <w:bidi w:val="0"/>
        <w:rPr>
          <w:ins w:id="94" w:author="קפשוק יואב" w:date="2026-05-16T05:23:00Z" w16du:dateUtc="2026-05-16T02:23:00Z"/>
          <w:rFonts w:hint="cs"/>
          <w:rtl/>
        </w:rPr>
      </w:pPr>
      <w:ins w:id="95" w:author="קפשוק יואב" w:date="2026-05-16T05:23:00Z" w16du:dateUtc="2026-05-16T02:23:00Z">
        <w:r>
          <w:rPr>
            <w:color w:val="008080"/>
            <w:sz w:val="24"/>
          </w:rPr>
          <w:t xml:space="preserve">Lundberg, S. M., &amp; Lee, S.-I. (2017). A unified approach to interpreting model predictions. In </w:t>
        </w:r>
        <w:r>
          <w:rPr>
            <w:i/>
            <w:iCs/>
            <w:color w:val="008080"/>
            <w:sz w:val="24"/>
          </w:rPr>
          <w:t>Advances in Neural Information Processing Systems</w:t>
        </w:r>
        <w:r>
          <w:rPr>
            <w:color w:val="008080"/>
            <w:sz w:val="24"/>
          </w:rPr>
          <w:t>,</w:t>
        </w:r>
        <w:r>
          <w:rPr>
            <w:i/>
            <w:iCs/>
            <w:color w:val="008080"/>
            <w:sz w:val="24"/>
          </w:rPr>
          <w:t>30</w:t>
        </w:r>
        <w:r>
          <w:rPr>
            <w:color w:val="008080"/>
            <w:sz w:val="24"/>
          </w:rPr>
          <w:t>, 4765–4774.</w:t>
        </w:r>
      </w:ins>
    </w:p>
    <w:p w14:paraId="1B1682F3" w14:textId="77777777" w:rsidR="004F4101" w:rsidRPr="004F4101" w:rsidRDefault="004F4101" w:rsidP="00344C33">
      <w:pPr>
        <w:pStyle w:val="Bibliography"/>
        <w:bidi w:val="0"/>
        <w:rPr>
          <w:sz w:val="24"/>
        </w:rPr>
      </w:pPr>
      <w:r>
        <w:rPr>
          <w:sz w:val="24"/>
        </w:rPr>
        <w:lastRenderedPageBreak/>
        <w:t xml:space="preserve">Mattes, M., &amp; Savun, B. (2009). Fostering Peace After Civil War: Commitment Problems and Agreement Design. </w:t>
      </w:r>
      <w:r>
        <w:rPr>
          <w:i/>
          <w:iCs/>
          <w:sz w:val="24"/>
        </w:rPr>
        <w:t>International Studies Quarterly</w:t>
      </w:r>
      <w:r>
        <w:rPr>
          <w:sz w:val="24"/>
        </w:rPr>
        <w:t xml:space="preserve">, </w:t>
      </w:r>
      <w:r>
        <w:rPr>
          <w:i/>
          <w:iCs/>
          <w:sz w:val="24"/>
        </w:rPr>
        <w:t>53</w:t>
      </w:r>
      <w:r>
        <w:rPr>
          <w:sz w:val="24"/>
        </w:rPr>
        <w:t>(3), 737–759. https://doi.org/10.1111/j.1468-2478.2009.00554.x</w:t>
      </w:r>
    </w:p>
    <w:p w14:paraId="57893053" w14:textId="77777777" w:rsidR="00344C33" w:rsidRDefault="00344C33" w:rsidP="00344C33">
      <w:pPr>
        <w:pStyle w:val="Bibliography"/>
        <w:bidi w:val="0"/>
        <w:rPr>
          <w:ins w:id="96" w:author="קפשוק יואב" w:date="2026-05-16T05:23:00Z" w16du:dateUtc="2026-05-16T02:23:00Z"/>
          <w:rFonts w:hint="cs"/>
          <w:rtl/>
        </w:rPr>
      </w:pPr>
      <w:ins w:id="97" w:author="קפשוק יואב" w:date="2026-05-16T05:23:00Z" w16du:dateUtc="2026-05-16T02:23:00Z">
        <w:r>
          <w:rPr>
            <w:color w:val="008080"/>
            <w:sz w:val="24"/>
          </w:rPr>
          <w:t xml:space="preserve">Mallinder, L. (2008). </w:t>
        </w:r>
        <w:r>
          <w:rPr>
            <w:i/>
            <w:iCs/>
            <w:color w:val="008080"/>
            <w:sz w:val="24"/>
          </w:rPr>
          <w:t>Amnesty, Human Rights and Political Transitions: Bridging the Peace and Justice Divide</w:t>
        </w:r>
        <w:r>
          <w:rPr>
            <w:color w:val="008080"/>
            <w:sz w:val="24"/>
          </w:rPr>
          <w:t>. Hart Publishing.</w:t>
        </w:r>
      </w:ins>
    </w:p>
    <w:p w14:paraId="51BE6E08" w14:textId="77777777" w:rsidR="00344C33" w:rsidRPr="004F4101" w:rsidRDefault="00344C33" w:rsidP="00344C33">
      <w:pPr>
        <w:pStyle w:val="Bibliography"/>
        <w:bidi w:val="0"/>
        <w:rPr>
          <w:sz w:val="24"/>
        </w:rPr>
      </w:pPr>
      <w:r>
        <w:rPr>
          <w:sz w:val="24"/>
        </w:rPr>
        <w:t xml:space="preserve">McEvoy, K. (1998). Prisoner Release and Conflict Resolution: International Lessons for Northern Ireland. </w:t>
      </w:r>
      <w:r>
        <w:rPr>
          <w:i/>
          <w:iCs/>
          <w:sz w:val="24"/>
        </w:rPr>
        <w:t>International Criminal Justice Review</w:t>
      </w:r>
      <w:r>
        <w:rPr>
          <w:sz w:val="24"/>
        </w:rPr>
        <w:t xml:space="preserve">, </w:t>
      </w:r>
      <w:r>
        <w:rPr>
          <w:i/>
          <w:iCs/>
          <w:sz w:val="24"/>
        </w:rPr>
        <w:t>8</w:t>
      </w:r>
      <w:r>
        <w:rPr>
          <w:sz w:val="24"/>
        </w:rPr>
        <w:t>(1), 33–60. https://doi.org/10.1177/105756779800800103</w:t>
      </w:r>
    </w:p>
    <w:p w14:paraId="3E029899" w14:textId="77777777" w:rsidR="00344C33" w:rsidRDefault="00344C33" w:rsidP="00344C33">
      <w:pPr>
        <w:pStyle w:val="Bibliography"/>
        <w:bidi w:val="0"/>
        <w:rPr>
          <w:ins w:id="98" w:author="קפשוק יואב" w:date="2026-05-16T05:24:00Z" w16du:dateUtc="2026-05-16T02:24:00Z"/>
          <w:rFonts w:hint="cs"/>
          <w:rtl/>
        </w:rPr>
      </w:pPr>
      <w:ins w:id="99" w:author="קפשוק יואב" w:date="2026-05-16T05:24:00Z" w16du:dateUtc="2026-05-16T02:24:00Z">
        <w:r>
          <w:rPr>
            <w:color w:val="008080"/>
            <w:sz w:val="24"/>
          </w:rPr>
          <w:t xml:space="preserve">McAuliffe, P. (2017). </w:t>
        </w:r>
        <w:r>
          <w:rPr>
            <w:i/>
            <w:iCs/>
            <w:color w:val="008080"/>
            <w:sz w:val="24"/>
          </w:rPr>
          <w:t>Transformative Transitional Justice and the Malleability of Post-Conflict States</w:t>
        </w:r>
        <w:r>
          <w:rPr>
            <w:color w:val="008080"/>
            <w:sz w:val="24"/>
          </w:rPr>
          <w:t>. Edward Elgar Publishing.</w:t>
        </w:r>
      </w:ins>
    </w:p>
    <w:p w14:paraId="04A50CC3" w14:textId="77777777" w:rsidR="00344C33" w:rsidRDefault="00344C33" w:rsidP="00344C33">
      <w:pPr>
        <w:pStyle w:val="Bibliography"/>
        <w:bidi w:val="0"/>
        <w:rPr>
          <w:ins w:id="100" w:author="קפשוק יואב" w:date="2026-05-16T05:24:00Z" w16du:dateUtc="2026-05-16T02:24:00Z"/>
          <w:rFonts w:hint="cs"/>
          <w:rtl/>
        </w:rPr>
      </w:pPr>
      <w:ins w:id="101" w:author="קפשוק יואב" w:date="2026-05-16T05:24:00Z" w16du:dateUtc="2026-05-16T02:24:00Z">
        <w:r>
          <w:rPr>
            <w:color w:val="008080"/>
            <w:sz w:val="24"/>
          </w:rPr>
          <w:t xml:space="preserve">Ní Aoláin, F. (2012). Advancing feminist positioning in the field of transitional justice. </w:t>
        </w:r>
        <w:r>
          <w:rPr>
            <w:i/>
            <w:iCs/>
            <w:color w:val="008080"/>
            <w:sz w:val="24"/>
          </w:rPr>
          <w:t>International Journal of Transitional Justice</w:t>
        </w:r>
        <w:r>
          <w:rPr>
            <w:color w:val="008080"/>
            <w:sz w:val="24"/>
          </w:rPr>
          <w:t>,</w:t>
        </w:r>
        <w:r>
          <w:rPr>
            <w:i/>
            <w:iCs/>
            <w:color w:val="008080"/>
            <w:sz w:val="24"/>
          </w:rPr>
          <w:t>6</w:t>
        </w:r>
        <w:r>
          <w:rPr>
            <w:color w:val="008080"/>
            <w:sz w:val="24"/>
          </w:rPr>
          <w:t>(2), 205–228.</w:t>
        </w:r>
      </w:ins>
    </w:p>
    <w:p w14:paraId="47138B5D" w14:textId="77777777" w:rsidR="004F4101" w:rsidRPr="004F4101" w:rsidRDefault="004F4101" w:rsidP="004F4101">
      <w:pPr>
        <w:pStyle w:val="Bibliography"/>
        <w:bidi w:val="0"/>
        <w:rPr>
          <w:sz w:val="24"/>
        </w:rPr>
      </w:pPr>
      <w:r>
        <w:rPr>
          <w:sz w:val="24"/>
        </w:rPr>
        <w:t xml:space="preserve">OECD. (2012). </w:t>
      </w:r>
      <w:r>
        <w:rPr>
          <w:i/>
          <w:iCs/>
          <w:sz w:val="24"/>
        </w:rPr>
        <w:t>What are ingredients for success in a peace process?</w:t>
      </w:r>
      <w:r>
        <w:rPr>
          <w:sz w:val="24"/>
        </w:rPr>
        <w:t xml:space="preserve"> (pp. 27–48). OECD. https://doi.org/10.1787/9789264179844-6-en</w:t>
      </w:r>
    </w:p>
    <w:p w14:paraId="53D658F5" w14:textId="77777777" w:rsidR="004F4101" w:rsidRPr="004F4101" w:rsidRDefault="004F4101" w:rsidP="004F4101">
      <w:pPr>
        <w:pStyle w:val="Bibliography"/>
        <w:bidi w:val="0"/>
        <w:rPr>
          <w:sz w:val="24"/>
        </w:rPr>
      </w:pPr>
      <w:r>
        <w:rPr>
          <w:sz w:val="24"/>
        </w:rPr>
        <w:t xml:space="preserve">Olsen, T. D., Payne, L. A., &amp; Reiter, A. G. (2010). Transitional justice in the world, 1970-2007: Insights from a new dataset. </w:t>
      </w:r>
      <w:r>
        <w:rPr>
          <w:i/>
          <w:iCs/>
          <w:sz w:val="24"/>
        </w:rPr>
        <w:t>Journal of Peace Research</w:t>
      </w:r>
      <w:r>
        <w:rPr>
          <w:sz w:val="24"/>
        </w:rPr>
        <w:t xml:space="preserve">, </w:t>
      </w:r>
      <w:r>
        <w:rPr>
          <w:i/>
          <w:iCs/>
          <w:sz w:val="24"/>
        </w:rPr>
        <w:t>47</w:t>
      </w:r>
      <w:r>
        <w:rPr>
          <w:sz w:val="24"/>
        </w:rPr>
        <w:t>(6), 803–809. https://doi.org/10.1177/0022343310382205</w:t>
      </w:r>
    </w:p>
    <w:p w14:paraId="611F979A" w14:textId="77777777" w:rsidR="004F4101" w:rsidRPr="004F4101" w:rsidRDefault="004F4101" w:rsidP="004F4101">
      <w:pPr>
        <w:pStyle w:val="Bibliography"/>
        <w:bidi w:val="0"/>
        <w:rPr>
          <w:sz w:val="24"/>
        </w:rPr>
      </w:pPr>
      <w:r>
        <w:rPr>
          <w:sz w:val="24"/>
        </w:rPr>
        <w:t xml:space="preserve">Pruitt, D. G. (2007). Readiness theory and the Northern Ireland conflict. </w:t>
      </w:r>
      <w:r>
        <w:rPr>
          <w:i/>
          <w:iCs/>
          <w:sz w:val="24"/>
        </w:rPr>
        <w:t>American Behavioral Scientist</w:t>
      </w:r>
      <w:r>
        <w:rPr>
          <w:sz w:val="24"/>
        </w:rPr>
        <w:t xml:space="preserve">, </w:t>
      </w:r>
      <w:r>
        <w:rPr>
          <w:i/>
          <w:iCs/>
          <w:sz w:val="24"/>
        </w:rPr>
        <w:t>50</w:t>
      </w:r>
      <w:r>
        <w:rPr>
          <w:sz w:val="24"/>
        </w:rPr>
        <w:t>(11), 1520–1541. https://doi.org/10.1177/0002764207302467</w:t>
      </w:r>
    </w:p>
    <w:p w14:paraId="0CF5F2EF" w14:textId="77777777" w:rsidR="0010570D" w:rsidRPr="00F25793" w:rsidRDefault="00482F5C" w:rsidP="00AE0FB5">
      <w:pPr>
        <w:pStyle w:val="Bibliography"/>
        <w:bidi w:val="0"/>
        <w:spacing w:line="360" w:lineRule="auto"/>
        <w:rPr>
          <w:rFonts w:asciiTheme="minorHAnsi" w:hAnsiTheme="minorHAnsi" w:cstheme="minorHAnsi"/>
          <w:b/>
          <w:color w:val="222222"/>
          <w:sz w:val="24"/>
          <w:szCs w:val="24"/>
        </w:rPr>
      </w:pPr>
      <w:r>
        <w:rPr>
          <w:rFonts w:asciiTheme="minorHAnsi" w:hAnsiTheme="minorHAnsi" w:cstheme="minorHAnsi"/>
          <w:b/>
          <w:color w:val="222222"/>
          <w:sz w:val="24"/>
          <w:szCs w:val="24"/>
        </w:rPr>
        <w:fldChar w:fldCharType="end"/>
      </w:r>
    </w:p>
    <w:sectPr w:rsidR="0010570D" w:rsidRPr="00F25793">
      <w:footerReference w:type="default" r:id="rId17"/>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3C835" w14:textId="77777777" w:rsidR="00D2045F" w:rsidRDefault="00D2045F">
      <w:pPr>
        <w:spacing w:after="0" w:line="240" w:lineRule="auto"/>
      </w:pPr>
      <w:r>
        <w:separator/>
      </w:r>
    </w:p>
  </w:endnote>
  <w:endnote w:type="continuationSeparator" w:id="0">
    <w:p w14:paraId="3A066D83" w14:textId="77777777" w:rsidR="00D2045F" w:rsidRDefault="00D20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2618736-41FB-4806-A7C3-753508C657D8}"/>
  </w:font>
  <w:font w:name="Calibri">
    <w:panose1 w:val="020F0502020204030204"/>
    <w:charset w:val="00"/>
    <w:family w:val="swiss"/>
    <w:pitch w:val="variable"/>
    <w:sig w:usb0="E4002EFF" w:usb1="C200247B" w:usb2="00000009" w:usb3="00000000" w:csb0="000001FF" w:csb1="00000000"/>
    <w:embedRegular r:id="rId2" w:fontKey="{003B2F4D-8BB7-49A6-996D-A3266BECC364}"/>
    <w:embedBold r:id="rId3" w:fontKey="{FA03EC73-CF77-4DFB-9174-C5433A7592BA}"/>
    <w:embedItalic r:id="rId4" w:fontKey="{CF140AE5-3EBF-4912-89B8-4E85E8F66E81}"/>
    <w:embedBoldItalic r:id="rId5" w:fontKey="{9FBD8B84-EEB6-4CEA-A0D7-EB398FECE57A}"/>
  </w:font>
  <w:font w:name="Calibri Light">
    <w:panose1 w:val="020F0302020204030204"/>
    <w:charset w:val="00"/>
    <w:family w:val="swiss"/>
    <w:pitch w:val="variable"/>
    <w:sig w:usb0="E4002EFF" w:usb1="C200247B" w:usb2="00000009" w:usb3="00000000" w:csb0="000001FF" w:csb1="00000000"/>
    <w:embedRegular r:id="rId6" w:fontKey="{6E790D38-77A2-45DD-9752-97BF9560EE09}"/>
    <w:embedBoldItalic r:id="rId7" w:fontKey="{CBC28345-3CFF-4F01-BC24-E4E23700F54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8" w:fontKey="{14BA18DB-5B5E-40F6-AC91-5D3EA849D368}"/>
    <w:embedItalic r:id="rId9" w:fontKey="{C6083431-3D87-4565-B3F4-868348740C5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66BA8" w14:textId="77777777" w:rsidR="002C7580" w:rsidRDefault="00000000">
    <w:pPr>
      <w:pBdr>
        <w:top w:val="nil"/>
        <w:left w:val="nil"/>
        <w:bottom w:val="nil"/>
        <w:right w:val="nil"/>
        <w:between w:val="nil"/>
      </w:pBdr>
      <w:tabs>
        <w:tab w:val="center" w:pos="4320"/>
        <w:tab w:val="right" w:pos="8640"/>
      </w:tabs>
      <w:spacing w:after="0" w:line="240" w:lineRule="auto"/>
      <w:rPr>
        <w:color w:val="000000"/>
      </w:rPr>
    </w:pPr>
    <w:r>
      <w:rPr>
        <w:color w:val="000000"/>
      </w:rPr>
      <w:fldChar w:fldCharType="begin"/>
    </w:r>
    <w:r>
      <w:rPr>
        <w:color w:val="000000"/>
      </w:rPr>
      <w:instrText>PAGE</w:instrText>
    </w:r>
    <w:r>
      <w:rPr>
        <w:color w:val="000000"/>
      </w:rPr>
      <w:fldChar w:fldCharType="separate"/>
    </w:r>
    <w:r w:rsidR="008B7BF8">
      <w:rPr>
        <w:noProof/>
        <w:color w:val="000000"/>
        <w:rtl/>
      </w:rPr>
      <w:t>1</w:t>
    </w:r>
    <w:r>
      <w:rPr>
        <w:color w:val="000000"/>
      </w:rPr>
      <w:fldChar w:fldCharType="end"/>
    </w:r>
  </w:p>
  <w:p w14:paraId="0A7CD5D7" w14:textId="77777777" w:rsidR="002C7580" w:rsidRDefault="002C7580">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AC6D1" w14:textId="77777777" w:rsidR="00D2045F" w:rsidRDefault="00D2045F">
      <w:pPr>
        <w:spacing w:after="0" w:line="240" w:lineRule="auto"/>
      </w:pPr>
      <w:r>
        <w:separator/>
      </w:r>
    </w:p>
  </w:footnote>
  <w:footnote w:type="continuationSeparator" w:id="0">
    <w:p w14:paraId="67851428" w14:textId="77777777" w:rsidR="00D2045F" w:rsidRDefault="00D20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025C4"/>
    <w:multiLevelType w:val="multilevel"/>
    <w:tmpl w:val="2420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393C8D"/>
    <w:multiLevelType w:val="multilevel"/>
    <w:tmpl w:val="70C6EA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43432458">
    <w:abstractNumId w:val="1"/>
  </w:num>
  <w:num w:numId="2" w16cid:durableId="19858130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קפשוק יואב">
    <w15:presenceInfo w15:providerId="AD" w15:userId="S::kapshuk@mx.kinneret.ac.il::3e28ae13-b08c-461c-a1c2-82b0f1549f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580"/>
    <w:rsid w:val="00001BB0"/>
    <w:rsid w:val="00003158"/>
    <w:rsid w:val="00016DB1"/>
    <w:rsid w:val="00040AC4"/>
    <w:rsid w:val="00050380"/>
    <w:rsid w:val="000566A4"/>
    <w:rsid w:val="00066C5E"/>
    <w:rsid w:val="000730BB"/>
    <w:rsid w:val="00080514"/>
    <w:rsid w:val="000B7D1F"/>
    <w:rsid w:val="000C4D3C"/>
    <w:rsid w:val="000C67B8"/>
    <w:rsid w:val="000E22FE"/>
    <w:rsid w:val="000F18A7"/>
    <w:rsid w:val="0010570D"/>
    <w:rsid w:val="00114A1E"/>
    <w:rsid w:val="00131D5E"/>
    <w:rsid w:val="001345FC"/>
    <w:rsid w:val="00135EF7"/>
    <w:rsid w:val="00153A5A"/>
    <w:rsid w:val="001644E0"/>
    <w:rsid w:val="001727F9"/>
    <w:rsid w:val="0018343D"/>
    <w:rsid w:val="001849CD"/>
    <w:rsid w:val="001B53F1"/>
    <w:rsid w:val="001D4261"/>
    <w:rsid w:val="001E4FF3"/>
    <w:rsid w:val="001E7E75"/>
    <w:rsid w:val="001F3A80"/>
    <w:rsid w:val="001F554E"/>
    <w:rsid w:val="0020047E"/>
    <w:rsid w:val="00207F41"/>
    <w:rsid w:val="00214985"/>
    <w:rsid w:val="00222452"/>
    <w:rsid w:val="00235E1B"/>
    <w:rsid w:val="002371D7"/>
    <w:rsid w:val="00244ABB"/>
    <w:rsid w:val="00267DD0"/>
    <w:rsid w:val="002852BC"/>
    <w:rsid w:val="00286039"/>
    <w:rsid w:val="00290ACD"/>
    <w:rsid w:val="002A081B"/>
    <w:rsid w:val="002A2A74"/>
    <w:rsid w:val="002A74E0"/>
    <w:rsid w:val="002C372C"/>
    <w:rsid w:val="002C7580"/>
    <w:rsid w:val="002D4819"/>
    <w:rsid w:val="002E1597"/>
    <w:rsid w:val="002E4F35"/>
    <w:rsid w:val="002F6366"/>
    <w:rsid w:val="00304CAC"/>
    <w:rsid w:val="00311B39"/>
    <w:rsid w:val="003153A5"/>
    <w:rsid w:val="00325A1D"/>
    <w:rsid w:val="003260C9"/>
    <w:rsid w:val="00332DF2"/>
    <w:rsid w:val="0033650B"/>
    <w:rsid w:val="00344C33"/>
    <w:rsid w:val="0036296A"/>
    <w:rsid w:val="003632F2"/>
    <w:rsid w:val="00367913"/>
    <w:rsid w:val="00370B97"/>
    <w:rsid w:val="003B4058"/>
    <w:rsid w:val="003D0768"/>
    <w:rsid w:val="003E2594"/>
    <w:rsid w:val="003E35E9"/>
    <w:rsid w:val="003E77F9"/>
    <w:rsid w:val="00400AB9"/>
    <w:rsid w:val="00410C1E"/>
    <w:rsid w:val="00426CD7"/>
    <w:rsid w:val="004369B7"/>
    <w:rsid w:val="004463E9"/>
    <w:rsid w:val="00451254"/>
    <w:rsid w:val="00452C10"/>
    <w:rsid w:val="00457D85"/>
    <w:rsid w:val="00472AB5"/>
    <w:rsid w:val="00473735"/>
    <w:rsid w:val="00481D0A"/>
    <w:rsid w:val="00482F5C"/>
    <w:rsid w:val="00490023"/>
    <w:rsid w:val="004A0FA0"/>
    <w:rsid w:val="004A5FCC"/>
    <w:rsid w:val="004B40DD"/>
    <w:rsid w:val="004C3BBB"/>
    <w:rsid w:val="004D59D6"/>
    <w:rsid w:val="004F4101"/>
    <w:rsid w:val="00503263"/>
    <w:rsid w:val="005032BA"/>
    <w:rsid w:val="00533975"/>
    <w:rsid w:val="00534B3C"/>
    <w:rsid w:val="00543219"/>
    <w:rsid w:val="005513BB"/>
    <w:rsid w:val="00556DCB"/>
    <w:rsid w:val="00571C96"/>
    <w:rsid w:val="00585CF5"/>
    <w:rsid w:val="005864D6"/>
    <w:rsid w:val="00591E65"/>
    <w:rsid w:val="00595522"/>
    <w:rsid w:val="005B13B0"/>
    <w:rsid w:val="005B3039"/>
    <w:rsid w:val="005B3FC6"/>
    <w:rsid w:val="005D2B36"/>
    <w:rsid w:val="005D308D"/>
    <w:rsid w:val="005D6D28"/>
    <w:rsid w:val="005E7274"/>
    <w:rsid w:val="00625215"/>
    <w:rsid w:val="006264CC"/>
    <w:rsid w:val="00655815"/>
    <w:rsid w:val="006609AE"/>
    <w:rsid w:val="00660F3F"/>
    <w:rsid w:val="00670A5C"/>
    <w:rsid w:val="00673222"/>
    <w:rsid w:val="00676D23"/>
    <w:rsid w:val="0069369A"/>
    <w:rsid w:val="006975AC"/>
    <w:rsid w:val="006B4C8B"/>
    <w:rsid w:val="006E35FE"/>
    <w:rsid w:val="006E3D4A"/>
    <w:rsid w:val="006F7453"/>
    <w:rsid w:val="00705BB3"/>
    <w:rsid w:val="007318D0"/>
    <w:rsid w:val="00731C1C"/>
    <w:rsid w:val="00732D70"/>
    <w:rsid w:val="00747DA8"/>
    <w:rsid w:val="00766327"/>
    <w:rsid w:val="0076773B"/>
    <w:rsid w:val="007745E0"/>
    <w:rsid w:val="007912EE"/>
    <w:rsid w:val="00791B96"/>
    <w:rsid w:val="007A290D"/>
    <w:rsid w:val="007B0EAC"/>
    <w:rsid w:val="007B2EFB"/>
    <w:rsid w:val="007B4B9E"/>
    <w:rsid w:val="007C4F17"/>
    <w:rsid w:val="007E58AF"/>
    <w:rsid w:val="007F715B"/>
    <w:rsid w:val="00807D50"/>
    <w:rsid w:val="00814892"/>
    <w:rsid w:val="00824599"/>
    <w:rsid w:val="008314CA"/>
    <w:rsid w:val="00835D44"/>
    <w:rsid w:val="00846412"/>
    <w:rsid w:val="008511B7"/>
    <w:rsid w:val="00856848"/>
    <w:rsid w:val="00860FBC"/>
    <w:rsid w:val="00863928"/>
    <w:rsid w:val="00867339"/>
    <w:rsid w:val="00882BAD"/>
    <w:rsid w:val="008B5169"/>
    <w:rsid w:val="008B7BF8"/>
    <w:rsid w:val="008D008C"/>
    <w:rsid w:val="008D0E9A"/>
    <w:rsid w:val="008D7E61"/>
    <w:rsid w:val="00901177"/>
    <w:rsid w:val="00905A98"/>
    <w:rsid w:val="00917E80"/>
    <w:rsid w:val="0093339D"/>
    <w:rsid w:val="00984AB8"/>
    <w:rsid w:val="00996486"/>
    <w:rsid w:val="009A3A29"/>
    <w:rsid w:val="009B2FB9"/>
    <w:rsid w:val="009E072D"/>
    <w:rsid w:val="009E1B3D"/>
    <w:rsid w:val="009E484C"/>
    <w:rsid w:val="009F04B9"/>
    <w:rsid w:val="009F28A9"/>
    <w:rsid w:val="009F6FBF"/>
    <w:rsid w:val="00A046CD"/>
    <w:rsid w:val="00A06A51"/>
    <w:rsid w:val="00A20782"/>
    <w:rsid w:val="00A23765"/>
    <w:rsid w:val="00A37574"/>
    <w:rsid w:val="00A40C02"/>
    <w:rsid w:val="00A54E36"/>
    <w:rsid w:val="00A61D88"/>
    <w:rsid w:val="00A62A2A"/>
    <w:rsid w:val="00A67F27"/>
    <w:rsid w:val="00A87CAB"/>
    <w:rsid w:val="00A92A81"/>
    <w:rsid w:val="00A93CB1"/>
    <w:rsid w:val="00A97AE5"/>
    <w:rsid w:val="00AC2C03"/>
    <w:rsid w:val="00AC3461"/>
    <w:rsid w:val="00AC4953"/>
    <w:rsid w:val="00AD7322"/>
    <w:rsid w:val="00AD79F8"/>
    <w:rsid w:val="00AE0FB5"/>
    <w:rsid w:val="00AE42B2"/>
    <w:rsid w:val="00B0250E"/>
    <w:rsid w:val="00B02AAC"/>
    <w:rsid w:val="00B22A8B"/>
    <w:rsid w:val="00B3271F"/>
    <w:rsid w:val="00B37643"/>
    <w:rsid w:val="00B412CA"/>
    <w:rsid w:val="00B521AA"/>
    <w:rsid w:val="00B56FC3"/>
    <w:rsid w:val="00B62895"/>
    <w:rsid w:val="00B662A4"/>
    <w:rsid w:val="00B743C5"/>
    <w:rsid w:val="00B85FA5"/>
    <w:rsid w:val="00B86263"/>
    <w:rsid w:val="00B86433"/>
    <w:rsid w:val="00B9208F"/>
    <w:rsid w:val="00BA4405"/>
    <w:rsid w:val="00BA6B1E"/>
    <w:rsid w:val="00BB6E35"/>
    <w:rsid w:val="00BC2BD5"/>
    <w:rsid w:val="00BC592C"/>
    <w:rsid w:val="00BD315C"/>
    <w:rsid w:val="00BD6467"/>
    <w:rsid w:val="00BF4690"/>
    <w:rsid w:val="00C00BC0"/>
    <w:rsid w:val="00C06885"/>
    <w:rsid w:val="00C13C90"/>
    <w:rsid w:val="00C21D7C"/>
    <w:rsid w:val="00C3181E"/>
    <w:rsid w:val="00C320CC"/>
    <w:rsid w:val="00C37F07"/>
    <w:rsid w:val="00C62936"/>
    <w:rsid w:val="00C70C4D"/>
    <w:rsid w:val="00C71DD5"/>
    <w:rsid w:val="00C81F93"/>
    <w:rsid w:val="00CA72E1"/>
    <w:rsid w:val="00CC6BD1"/>
    <w:rsid w:val="00CE34C6"/>
    <w:rsid w:val="00CE73B7"/>
    <w:rsid w:val="00CF6283"/>
    <w:rsid w:val="00D0514F"/>
    <w:rsid w:val="00D128BC"/>
    <w:rsid w:val="00D16667"/>
    <w:rsid w:val="00D17735"/>
    <w:rsid w:val="00D2045F"/>
    <w:rsid w:val="00D2799D"/>
    <w:rsid w:val="00D27A1D"/>
    <w:rsid w:val="00D37BB1"/>
    <w:rsid w:val="00D75050"/>
    <w:rsid w:val="00D77296"/>
    <w:rsid w:val="00D8237A"/>
    <w:rsid w:val="00D84162"/>
    <w:rsid w:val="00D92BE3"/>
    <w:rsid w:val="00D92DDD"/>
    <w:rsid w:val="00D957A3"/>
    <w:rsid w:val="00DB13E5"/>
    <w:rsid w:val="00DC070E"/>
    <w:rsid w:val="00DC2D69"/>
    <w:rsid w:val="00DC3395"/>
    <w:rsid w:val="00DC65F6"/>
    <w:rsid w:val="00DD0739"/>
    <w:rsid w:val="00DD74B0"/>
    <w:rsid w:val="00DF0F51"/>
    <w:rsid w:val="00DF4735"/>
    <w:rsid w:val="00E008F8"/>
    <w:rsid w:val="00E34AF4"/>
    <w:rsid w:val="00E412D6"/>
    <w:rsid w:val="00E5322A"/>
    <w:rsid w:val="00E619C5"/>
    <w:rsid w:val="00E74255"/>
    <w:rsid w:val="00E75E42"/>
    <w:rsid w:val="00E76AB7"/>
    <w:rsid w:val="00E80866"/>
    <w:rsid w:val="00E82A75"/>
    <w:rsid w:val="00E84B46"/>
    <w:rsid w:val="00E945E9"/>
    <w:rsid w:val="00E96343"/>
    <w:rsid w:val="00EA0C64"/>
    <w:rsid w:val="00EA3072"/>
    <w:rsid w:val="00EA433E"/>
    <w:rsid w:val="00EB61B5"/>
    <w:rsid w:val="00EC719E"/>
    <w:rsid w:val="00EE74A7"/>
    <w:rsid w:val="00EF25A4"/>
    <w:rsid w:val="00EF76B9"/>
    <w:rsid w:val="00F1735A"/>
    <w:rsid w:val="00F20128"/>
    <w:rsid w:val="00F25793"/>
    <w:rsid w:val="00F47F21"/>
    <w:rsid w:val="00F50260"/>
    <w:rsid w:val="00F548DF"/>
    <w:rsid w:val="00F84AFE"/>
    <w:rsid w:val="00F86CE7"/>
    <w:rsid w:val="00F9594B"/>
    <w:rsid w:val="00FA0EAC"/>
    <w:rsid w:val="00FA2081"/>
    <w:rsid w:val="00FB0BC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73378"/>
  <w15:docId w15:val="{C10E4DFD-FCAD-4839-B4E5-40C1789C9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F35"/>
  </w:style>
  <w:style w:type="paragraph" w:styleId="Heading1">
    <w:name w:val="heading 1"/>
    <w:basedOn w:val="Normal"/>
    <w:next w:val="Normal"/>
    <w:link w:val="Heading1Char"/>
    <w:uiPriority w:val="9"/>
    <w:qFormat/>
    <w:rsid w:val="00295F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21776"/>
    <w:pPr>
      <w:keepNext/>
      <w:keepLines/>
      <w:bidi w:val="0"/>
      <w:spacing w:before="40" w:after="0"/>
      <w:outlineLvl w:val="1"/>
    </w:pPr>
    <w:rPr>
      <w:rFonts w:asciiTheme="majorBidi" w:hAnsiTheme="majorBidi" w:cstheme="majorBidi"/>
      <w:b/>
      <w:bCs/>
      <w:sz w:val="24"/>
    </w:rPr>
  </w:style>
  <w:style w:type="paragraph" w:styleId="Heading3">
    <w:name w:val="heading 3"/>
    <w:basedOn w:val="Normal"/>
    <w:next w:val="Normal"/>
    <w:link w:val="Heading3Char"/>
    <w:uiPriority w:val="9"/>
    <w:semiHidden/>
    <w:unhideWhenUsed/>
    <w:qFormat/>
    <w:rsid w:val="00421776"/>
    <w:pPr>
      <w:keepNext/>
      <w:keepLines/>
      <w:spacing w:before="40" w:after="0"/>
      <w:outlineLvl w:val="2"/>
    </w:pPr>
    <w:rPr>
      <w:rFonts w:asciiTheme="majorHAnsi" w:eastAsiaTheme="majorEastAsia" w:hAnsiTheme="majorHAnsi" w:cstheme="majorBidi"/>
      <w:b/>
      <w:i/>
      <w:sz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421776"/>
    <w:rPr>
      <w:rFonts w:asciiTheme="majorBidi" w:eastAsia="Calibri" w:hAnsiTheme="majorBidi" w:cstheme="majorBidi"/>
      <w:b/>
      <w:bCs/>
      <w:sz w:val="24"/>
    </w:rPr>
  </w:style>
  <w:style w:type="character" w:customStyle="1" w:styleId="Heading3Char">
    <w:name w:val="Heading 3 Char"/>
    <w:basedOn w:val="DefaultParagraphFont"/>
    <w:link w:val="Heading3"/>
    <w:uiPriority w:val="9"/>
    <w:rsid w:val="00421776"/>
    <w:rPr>
      <w:rFonts w:asciiTheme="majorHAnsi" w:eastAsiaTheme="majorEastAsia" w:hAnsiTheme="majorHAnsi" w:cstheme="majorBidi"/>
      <w:b/>
      <w:i/>
      <w:sz w:val="24"/>
    </w:rPr>
  </w:style>
  <w:style w:type="table" w:styleId="TableGrid">
    <w:name w:val="Table Grid"/>
    <w:basedOn w:val="TableNormal"/>
    <w:uiPriority w:val="59"/>
    <w:rsid w:val="009B10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05D4F"/>
    <w:pPr>
      <w:autoSpaceDE w:val="0"/>
      <w:autoSpaceDN w:val="0"/>
      <w:adjustRightInd w:val="0"/>
      <w:spacing w:after="0" w:line="240" w:lineRule="auto"/>
    </w:pPr>
    <w:rPr>
      <w:color w:val="000000"/>
      <w:sz w:val="24"/>
      <w:szCs w:val="24"/>
    </w:rPr>
  </w:style>
  <w:style w:type="paragraph" w:styleId="Header">
    <w:name w:val="header"/>
    <w:basedOn w:val="Normal"/>
    <w:link w:val="HeaderChar"/>
    <w:uiPriority w:val="99"/>
    <w:unhideWhenUsed/>
    <w:rsid w:val="00717F2A"/>
    <w:pPr>
      <w:tabs>
        <w:tab w:val="center" w:pos="4320"/>
        <w:tab w:val="right" w:pos="8640"/>
      </w:tabs>
      <w:spacing w:after="0" w:line="240" w:lineRule="auto"/>
    </w:pPr>
  </w:style>
  <w:style w:type="character" w:customStyle="1" w:styleId="HeaderChar">
    <w:name w:val="Header Char"/>
    <w:basedOn w:val="DefaultParagraphFont"/>
    <w:link w:val="Header"/>
    <w:uiPriority w:val="99"/>
    <w:rsid w:val="00717F2A"/>
  </w:style>
  <w:style w:type="paragraph" w:styleId="Footer">
    <w:name w:val="footer"/>
    <w:basedOn w:val="Normal"/>
    <w:link w:val="FooterChar"/>
    <w:uiPriority w:val="99"/>
    <w:unhideWhenUsed/>
    <w:rsid w:val="00717F2A"/>
    <w:pPr>
      <w:tabs>
        <w:tab w:val="center" w:pos="4320"/>
        <w:tab w:val="right" w:pos="8640"/>
      </w:tabs>
      <w:spacing w:after="0" w:line="240" w:lineRule="auto"/>
    </w:pPr>
  </w:style>
  <w:style w:type="character" w:customStyle="1" w:styleId="FooterChar">
    <w:name w:val="Footer Char"/>
    <w:basedOn w:val="DefaultParagraphFont"/>
    <w:link w:val="Footer"/>
    <w:uiPriority w:val="99"/>
    <w:rsid w:val="00717F2A"/>
  </w:style>
  <w:style w:type="paragraph" w:styleId="Bibliography">
    <w:name w:val="Bibliography"/>
    <w:basedOn w:val="Normal"/>
    <w:next w:val="Normal"/>
    <w:uiPriority w:val="37"/>
    <w:unhideWhenUsed/>
    <w:rsid w:val="003B1C85"/>
    <w:pPr>
      <w:spacing w:after="0" w:line="480" w:lineRule="auto"/>
      <w:ind w:left="720" w:hanging="720"/>
    </w:pPr>
  </w:style>
  <w:style w:type="paragraph" w:styleId="ListParagraph">
    <w:name w:val="List Paragraph"/>
    <w:basedOn w:val="Normal"/>
    <w:uiPriority w:val="34"/>
    <w:qFormat/>
    <w:rsid w:val="006E6FE4"/>
    <w:pPr>
      <w:ind w:left="720"/>
      <w:contextualSpacing/>
    </w:pPr>
  </w:style>
  <w:style w:type="paragraph" w:styleId="FootnoteText">
    <w:name w:val="footnote text"/>
    <w:basedOn w:val="Normal"/>
    <w:link w:val="FootnoteTextChar"/>
    <w:uiPriority w:val="99"/>
    <w:unhideWhenUsed/>
    <w:rsid w:val="00274795"/>
    <w:pPr>
      <w:spacing w:after="0" w:line="240" w:lineRule="auto"/>
    </w:pPr>
    <w:rPr>
      <w:sz w:val="20"/>
      <w:szCs w:val="20"/>
    </w:rPr>
  </w:style>
  <w:style w:type="character" w:customStyle="1" w:styleId="FootnoteTextChar">
    <w:name w:val="Footnote Text Char"/>
    <w:basedOn w:val="DefaultParagraphFont"/>
    <w:link w:val="FootnoteText"/>
    <w:uiPriority w:val="99"/>
    <w:rsid w:val="00274795"/>
    <w:rPr>
      <w:sz w:val="20"/>
      <w:szCs w:val="20"/>
    </w:rPr>
  </w:style>
  <w:style w:type="character" w:styleId="FootnoteReference">
    <w:name w:val="footnote reference"/>
    <w:basedOn w:val="DefaultParagraphFont"/>
    <w:uiPriority w:val="99"/>
    <w:semiHidden/>
    <w:unhideWhenUsed/>
    <w:rsid w:val="00274795"/>
    <w:rPr>
      <w:vertAlign w:val="superscript"/>
    </w:rPr>
  </w:style>
  <w:style w:type="character" w:styleId="Hyperlink">
    <w:name w:val="Hyperlink"/>
    <w:uiPriority w:val="99"/>
    <w:unhideWhenUsed/>
    <w:rsid w:val="00621400"/>
    <w:rPr>
      <w:color w:val="0563C1"/>
      <w:u w:val="single"/>
    </w:rPr>
  </w:style>
  <w:style w:type="character" w:styleId="UnresolvedMention">
    <w:name w:val="Unresolved Mention"/>
    <w:basedOn w:val="DefaultParagraphFont"/>
    <w:uiPriority w:val="99"/>
    <w:semiHidden/>
    <w:unhideWhenUsed/>
    <w:rsid w:val="00E5218A"/>
    <w:rPr>
      <w:color w:val="605E5C"/>
      <w:shd w:val="clear" w:color="auto" w:fill="E1DFDD"/>
    </w:rPr>
  </w:style>
  <w:style w:type="character" w:styleId="EndnoteReference">
    <w:name w:val="endnote reference"/>
    <w:basedOn w:val="DefaultParagraphFont"/>
    <w:uiPriority w:val="99"/>
    <w:semiHidden/>
    <w:unhideWhenUsed/>
    <w:rsid w:val="005464F0"/>
    <w:rPr>
      <w:vertAlign w:val="superscript"/>
    </w:rPr>
  </w:style>
  <w:style w:type="character" w:styleId="CommentReference">
    <w:name w:val="annotation reference"/>
    <w:basedOn w:val="DefaultParagraphFont"/>
    <w:uiPriority w:val="99"/>
    <w:semiHidden/>
    <w:unhideWhenUsed/>
    <w:rsid w:val="00817E53"/>
    <w:rPr>
      <w:sz w:val="16"/>
      <w:szCs w:val="16"/>
    </w:rPr>
  </w:style>
  <w:style w:type="paragraph" w:styleId="CommentText">
    <w:name w:val="annotation text"/>
    <w:basedOn w:val="Normal"/>
    <w:link w:val="CommentTextChar"/>
    <w:uiPriority w:val="99"/>
    <w:unhideWhenUsed/>
    <w:rsid w:val="00817E53"/>
    <w:pPr>
      <w:spacing w:line="240" w:lineRule="auto"/>
    </w:pPr>
    <w:rPr>
      <w:sz w:val="20"/>
      <w:szCs w:val="20"/>
    </w:rPr>
  </w:style>
  <w:style w:type="character" w:customStyle="1" w:styleId="CommentTextChar">
    <w:name w:val="Comment Text Char"/>
    <w:basedOn w:val="DefaultParagraphFont"/>
    <w:link w:val="CommentText"/>
    <w:uiPriority w:val="99"/>
    <w:rsid w:val="00817E53"/>
    <w:rPr>
      <w:sz w:val="20"/>
      <w:szCs w:val="20"/>
    </w:rPr>
  </w:style>
  <w:style w:type="paragraph" w:styleId="CommentSubject">
    <w:name w:val="annotation subject"/>
    <w:basedOn w:val="CommentText"/>
    <w:next w:val="CommentText"/>
    <w:link w:val="CommentSubjectChar"/>
    <w:uiPriority w:val="99"/>
    <w:semiHidden/>
    <w:unhideWhenUsed/>
    <w:rsid w:val="00817E53"/>
    <w:rPr>
      <w:b/>
      <w:bCs/>
    </w:rPr>
  </w:style>
  <w:style w:type="character" w:customStyle="1" w:styleId="CommentSubjectChar">
    <w:name w:val="Comment Subject Char"/>
    <w:basedOn w:val="CommentTextChar"/>
    <w:link w:val="CommentSubject"/>
    <w:uiPriority w:val="99"/>
    <w:semiHidden/>
    <w:rsid w:val="00817E53"/>
    <w:rPr>
      <w:b/>
      <w:bCs/>
      <w:sz w:val="20"/>
      <w:szCs w:val="20"/>
    </w:rPr>
  </w:style>
  <w:style w:type="character" w:customStyle="1" w:styleId="Heading1Char">
    <w:name w:val="Heading 1 Char"/>
    <w:basedOn w:val="DefaultParagraphFont"/>
    <w:link w:val="Heading1"/>
    <w:uiPriority w:val="9"/>
    <w:rsid w:val="00295F7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paragraph" w:styleId="Revision">
    <w:name w:val="Revision"/>
    <w:hidden/>
    <w:uiPriority w:val="99"/>
    <w:semiHidden/>
    <w:rsid w:val="00066C5E"/>
    <w:pPr>
      <w:bidi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623595">
      <w:bodyDiv w:val="1"/>
      <w:marLeft w:val="0"/>
      <w:marRight w:val="0"/>
      <w:marTop w:val="0"/>
      <w:marBottom w:val="0"/>
      <w:divBdr>
        <w:top w:val="none" w:sz="0" w:space="0" w:color="auto"/>
        <w:left w:val="none" w:sz="0" w:space="0" w:color="auto"/>
        <w:bottom w:val="none" w:sz="0" w:space="0" w:color="auto"/>
        <w:right w:val="none" w:sz="0" w:space="0" w:color="auto"/>
      </w:divBdr>
    </w:div>
    <w:div w:id="850342634">
      <w:bodyDiv w:val="1"/>
      <w:marLeft w:val="0"/>
      <w:marRight w:val="0"/>
      <w:marTop w:val="0"/>
      <w:marBottom w:val="0"/>
      <w:divBdr>
        <w:top w:val="none" w:sz="0" w:space="0" w:color="auto"/>
        <w:left w:val="none" w:sz="0" w:space="0" w:color="auto"/>
        <w:bottom w:val="none" w:sz="0" w:space="0" w:color="auto"/>
        <w:right w:val="none" w:sz="0" w:space="0" w:color="auto"/>
      </w:divBdr>
      <w:divsChild>
        <w:div w:id="865218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6816244">
      <w:bodyDiv w:val="1"/>
      <w:marLeft w:val="0"/>
      <w:marRight w:val="0"/>
      <w:marTop w:val="0"/>
      <w:marBottom w:val="0"/>
      <w:divBdr>
        <w:top w:val="none" w:sz="0" w:space="0" w:color="auto"/>
        <w:left w:val="none" w:sz="0" w:space="0" w:color="auto"/>
        <w:bottom w:val="none" w:sz="0" w:space="0" w:color="auto"/>
        <w:right w:val="none" w:sz="0" w:space="0" w:color="auto"/>
      </w:divBdr>
    </w:div>
    <w:div w:id="1559707574">
      <w:bodyDiv w:val="1"/>
      <w:marLeft w:val="0"/>
      <w:marRight w:val="0"/>
      <w:marTop w:val="0"/>
      <w:marBottom w:val="0"/>
      <w:divBdr>
        <w:top w:val="none" w:sz="0" w:space="0" w:color="auto"/>
        <w:left w:val="none" w:sz="0" w:space="0" w:color="auto"/>
        <w:bottom w:val="none" w:sz="0" w:space="0" w:color="auto"/>
        <w:right w:val="none" w:sz="0" w:space="0" w:color="auto"/>
      </w:divBdr>
      <w:divsChild>
        <w:div w:id="243880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902903">
      <w:bodyDiv w:val="1"/>
      <w:marLeft w:val="0"/>
      <w:marRight w:val="0"/>
      <w:marTop w:val="0"/>
      <w:marBottom w:val="0"/>
      <w:divBdr>
        <w:top w:val="none" w:sz="0" w:space="0" w:color="auto"/>
        <w:left w:val="none" w:sz="0" w:space="0" w:color="auto"/>
        <w:bottom w:val="none" w:sz="0" w:space="0" w:color="auto"/>
        <w:right w:val="none" w:sz="0" w:space="0" w:color="auto"/>
      </w:divBdr>
    </w:div>
    <w:div w:id="1996640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GLO0WWOH+G7q2rdlnt67lW6Eeg==">CgMxLjAyDmguZzg0ZGw1NGd3aXZpMg5oLmtoNXE3c2h2Zml0YzIOaC43bjVuN2E1ZTJkazcyDmgucTFleWZpc3Q2cWY4OAByITFwaGhFd0FJZFYta2JHYkFSSXUzR2NvQ2hZcUZkM21xZA==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965</TotalTime>
  <Pages>57</Pages>
  <Words>36516</Words>
  <Characters>182580</Characters>
  <Application>Microsoft Office Word</Application>
  <DocSecurity>0</DocSecurity>
  <Lines>1521</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קפשוק יואב</dc:creator>
  <cp:lastModifiedBy>קפשוק יואב</cp:lastModifiedBy>
  <cp:revision>32</cp:revision>
  <cp:lastPrinted>2025-08-12T16:18:00Z</cp:lastPrinted>
  <dcterms:created xsi:type="dcterms:W3CDTF">2026-05-14T19:53:00Z</dcterms:created>
  <dcterms:modified xsi:type="dcterms:W3CDTF">2026-05-16T02:24:00Z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id="xmXY5mQM"/&gt;&lt;style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